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4E596E" w14:textId="77777777" w:rsidR="00F11A47" w:rsidRPr="00AC43A2" w:rsidRDefault="0016187A" w:rsidP="00AC43A2">
      <w:pPr>
        <w:pStyle w:val="Heading1"/>
        <w:rPr>
          <w:rFonts w:ascii="Segoe UI" w:hAnsi="Segoe UI" w:cs="Segoe UI"/>
          <w:color w:val="0070C0"/>
          <w:sz w:val="40"/>
          <w:szCs w:val="40"/>
        </w:rPr>
      </w:pPr>
      <w:bookmarkStart w:id="0" w:name="_Toc41060359"/>
      <w:r w:rsidRPr="00AC43A2">
        <w:rPr>
          <w:rFonts w:ascii="Segoe UI" w:hAnsi="Segoe UI" w:cs="Segoe UI"/>
          <w:color w:val="0070C0"/>
          <w:sz w:val="40"/>
          <w:szCs w:val="40"/>
        </w:rPr>
        <w:t>Lab 4. Flow control, variables, expressions</w:t>
      </w:r>
      <w:bookmarkEnd w:id="0"/>
    </w:p>
    <w:p w14:paraId="2F4E596F" w14:textId="77777777" w:rsidR="00F11A47" w:rsidRDefault="0016187A">
      <w:pPr>
        <w:rPr>
          <w:rFonts w:ascii="Segoe UI" w:eastAsia="Segoe UI" w:hAnsi="Segoe UI" w:cs="Times New Roman"/>
          <w:sz w:val="20"/>
        </w:rPr>
      </w:pPr>
      <w:r w:rsidRPr="005375C6">
        <w:rPr>
          <w:rFonts w:ascii="Segoe UI" w:eastAsia="Segoe UI" w:hAnsi="Segoe UI" w:cs="Times New Roman"/>
          <w:b/>
          <w:bCs/>
          <w:sz w:val="20"/>
        </w:rPr>
        <w:t>Author:</w:t>
      </w:r>
      <w:r>
        <w:rPr>
          <w:rFonts w:ascii="Segoe UI" w:eastAsia="Segoe UI" w:hAnsi="Segoe UI" w:cs="Times New Roman"/>
          <w:sz w:val="20"/>
        </w:rPr>
        <w:t xml:space="preserve"> Serge Luca aka “Doctor Flow”</w:t>
      </w:r>
    </w:p>
    <w:p w14:paraId="7FAB0EA8" w14:textId="09D79811" w:rsidR="005375C6" w:rsidRDefault="005375C6">
      <w:pPr>
        <w:rPr>
          <w:rFonts w:ascii="Calibri" w:hAnsi="Calibri" w:cs="Calibri"/>
          <w:color w:val="201F1E"/>
          <w:shd w:val="clear" w:color="auto" w:fill="FFFFFF"/>
        </w:rPr>
      </w:pPr>
      <w:r w:rsidRPr="005375C6">
        <w:rPr>
          <w:rFonts w:ascii="Segoe UI" w:eastAsia="Segoe UI" w:hAnsi="Segoe UI" w:cs="Times New Roman"/>
          <w:b/>
          <w:bCs/>
          <w:sz w:val="20"/>
        </w:rPr>
        <w:t>Updated:</w:t>
      </w:r>
      <w:r>
        <w:rPr>
          <w:rFonts w:ascii="Segoe UI" w:eastAsia="Segoe UI" w:hAnsi="Segoe UI" w:cs="Times New Roman"/>
          <w:sz w:val="20"/>
        </w:rPr>
        <w:t xml:space="preserve"> 6/14/2020, based on the feedback received from </w:t>
      </w:r>
      <w:proofErr w:type="spellStart"/>
      <w:r>
        <w:rPr>
          <w:rStyle w:val="markdi0q7w2ls"/>
          <w:rFonts w:ascii="Calibri" w:hAnsi="Calibri" w:cs="Calibri"/>
          <w:color w:val="201F1E"/>
          <w:bdr w:val="none" w:sz="0" w:space="0" w:color="auto" w:frame="1"/>
          <w:shd w:val="clear" w:color="auto" w:fill="FFFFFF"/>
        </w:rPr>
        <w:t>Rishona</w:t>
      </w:r>
      <w:proofErr w:type="spellEnd"/>
      <w:r>
        <w:rPr>
          <w:rFonts w:ascii="Calibri" w:hAnsi="Calibri" w:cs="Calibri"/>
          <w:color w:val="201F1E"/>
          <w:shd w:val="clear" w:color="auto" w:fill="FFFFFF"/>
        </w:rPr>
        <w:t> Elijah.</w:t>
      </w:r>
    </w:p>
    <w:p w14:paraId="2EF177F4" w14:textId="0B9DE231" w:rsidR="00AD7886" w:rsidRDefault="00AD7886">
      <w:pPr>
        <w:rPr>
          <w:rFonts w:ascii="Segoe UI" w:eastAsia="Segoe UI" w:hAnsi="Segoe UI" w:cs="Times New Roman"/>
          <w:sz w:val="20"/>
        </w:rPr>
      </w:pPr>
      <w:r w:rsidRPr="000A6A9C">
        <w:rPr>
          <w:rFonts w:ascii="Calibri" w:hAnsi="Calibri" w:cs="Calibri"/>
          <w:b/>
          <w:bCs/>
          <w:color w:val="201F1E"/>
          <w:shd w:val="clear" w:color="auto" w:fill="FFFFFF"/>
        </w:rPr>
        <w:t>Update</w:t>
      </w:r>
      <w:r w:rsidR="000A6A9C" w:rsidRPr="000A6A9C">
        <w:rPr>
          <w:rFonts w:ascii="Calibri" w:hAnsi="Calibri" w:cs="Calibri"/>
          <w:b/>
          <w:bCs/>
          <w:color w:val="201F1E"/>
          <w:shd w:val="clear" w:color="auto" w:fill="FFFFFF"/>
        </w:rPr>
        <w:t>d</w:t>
      </w:r>
      <w:r w:rsidR="000A6A9C">
        <w:rPr>
          <w:rFonts w:ascii="Calibri" w:hAnsi="Calibri" w:cs="Calibri"/>
          <w:color w:val="201F1E"/>
          <w:shd w:val="clear" w:color="auto" w:fill="FFFFFF"/>
        </w:rPr>
        <w:t>: 9/15</w:t>
      </w:r>
      <w:r w:rsidR="00545382">
        <w:rPr>
          <w:rFonts w:ascii="Calibri" w:hAnsi="Calibri" w:cs="Calibri"/>
          <w:color w:val="201F1E"/>
          <w:shd w:val="clear" w:color="auto" w:fill="FFFFFF"/>
        </w:rPr>
        <w:t>/2020</w:t>
      </w:r>
      <w:r w:rsidR="000A6A9C">
        <w:rPr>
          <w:rFonts w:ascii="Calibri" w:hAnsi="Calibri" w:cs="Calibri"/>
          <w:color w:val="201F1E"/>
          <w:shd w:val="clear" w:color="auto" w:fill="FFFFFF"/>
        </w:rPr>
        <w:t xml:space="preserve"> : more complex expression in the </w:t>
      </w:r>
      <w:r w:rsidR="00545382">
        <w:rPr>
          <w:rFonts w:ascii="Calibri" w:hAnsi="Calibri" w:cs="Calibri"/>
          <w:color w:val="201F1E"/>
          <w:shd w:val="clear" w:color="auto" w:fill="FFFFFF"/>
        </w:rPr>
        <w:t>S</w:t>
      </w:r>
      <w:r w:rsidR="000A6A9C">
        <w:rPr>
          <w:rFonts w:ascii="Calibri" w:hAnsi="Calibri" w:cs="Calibri"/>
          <w:color w:val="201F1E"/>
          <w:shd w:val="clear" w:color="auto" w:fill="FFFFFF"/>
        </w:rPr>
        <w:t>elect</w:t>
      </w:r>
      <w:r w:rsidR="00545382">
        <w:rPr>
          <w:rFonts w:ascii="Calibri" w:hAnsi="Calibri" w:cs="Calibri"/>
          <w:color w:val="201F1E"/>
          <w:shd w:val="clear" w:color="auto" w:fill="FFFFFF"/>
        </w:rPr>
        <w:t xml:space="preserve"> action</w:t>
      </w:r>
      <w:r w:rsidR="000A6A9C">
        <w:rPr>
          <w:rFonts w:ascii="Calibri" w:hAnsi="Calibri" w:cs="Calibri"/>
          <w:color w:val="201F1E"/>
          <w:shd w:val="clear" w:color="auto" w:fill="FFFFFF"/>
        </w:rPr>
        <w:t>.</w:t>
      </w:r>
      <w:r w:rsidR="00545382">
        <w:rPr>
          <w:rFonts w:ascii="Calibri" w:hAnsi="Calibri" w:cs="Calibri"/>
          <w:color w:val="201F1E"/>
          <w:shd w:val="clear" w:color="auto" w:fill="FFFFFF"/>
        </w:rPr>
        <w:t xml:space="preserve"> And modification of the generated html code</w:t>
      </w:r>
    </w:p>
    <w:p w14:paraId="2F4E5970" w14:textId="77777777" w:rsidR="00F11A47" w:rsidRDefault="0016187A">
      <w:pPr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b/>
          <w:bCs/>
          <w:sz w:val="20"/>
        </w:rPr>
        <w:t>Learning objectives:</w:t>
      </w:r>
      <w:r>
        <w:rPr>
          <w:rFonts w:ascii="Segoe UI" w:eastAsia="Segoe UI" w:hAnsi="Segoe UI" w:cs="Times New Roman"/>
          <w:sz w:val="20"/>
        </w:rPr>
        <w:t xml:space="preserve"> Flow control, expressions, variables, using Date/Time</w:t>
      </w:r>
    </w:p>
    <w:p w14:paraId="2F4E5971" w14:textId="77777777" w:rsidR="00F11A47" w:rsidRDefault="0016187A">
      <w:pPr>
        <w:rPr>
          <w:rFonts w:ascii="Segoe UI" w:eastAsia="Segoe UI" w:hAnsi="Segoe UI" w:cs="Times New Roman"/>
          <w:sz w:val="20"/>
          <w:szCs w:val="20"/>
        </w:rPr>
      </w:pPr>
      <w:r>
        <w:rPr>
          <w:rFonts w:ascii="Segoe UI" w:eastAsia="Segoe UI" w:hAnsi="Segoe UI" w:cs="Times New Roman"/>
          <w:b/>
          <w:bCs/>
          <w:sz w:val="20"/>
        </w:rPr>
        <w:t>Duration:</w:t>
      </w:r>
      <w:r>
        <w:rPr>
          <w:rFonts w:ascii="Segoe UI" w:eastAsia="Segoe UI" w:hAnsi="Segoe UI" w:cs="Times New Roman"/>
          <w:sz w:val="20"/>
        </w:rPr>
        <w:t xml:space="preserve"> 50 minutes.</w:t>
      </w:r>
    </w:p>
    <w:p w14:paraId="2F4E5972" w14:textId="77777777" w:rsidR="00F11A47" w:rsidRDefault="0016187A">
      <w:pPr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b/>
          <w:bCs/>
          <w:sz w:val="20"/>
        </w:rPr>
        <w:t>Scenario:</w:t>
      </w:r>
      <w:r>
        <w:rPr>
          <w:rFonts w:ascii="Segoe UI" w:eastAsia="Segoe UI" w:hAnsi="Segoe UI" w:cs="Times New Roman"/>
          <w:sz w:val="20"/>
        </w:rPr>
        <w:t xml:space="preserve"> We have a list of offices in an Excel sheet. Create a Flow that will send a report describing this list of offices, including the biggest office.</w:t>
      </w:r>
    </w:p>
    <w:p w14:paraId="2F4E5975" w14:textId="77777777" w:rsidR="00F11A47" w:rsidRPr="00AC43A2" w:rsidRDefault="0016187A" w:rsidP="00AC43A2">
      <w:pPr>
        <w:pStyle w:val="Heading2"/>
        <w:rPr>
          <w:rFonts w:ascii="Segoe UI" w:hAnsi="Segoe UI" w:cs="Segoe UI"/>
          <w:color w:val="0070C0"/>
          <w:sz w:val="28"/>
          <w:szCs w:val="28"/>
        </w:rPr>
      </w:pPr>
      <w:bookmarkStart w:id="1" w:name="_Toc41060360"/>
      <w:r w:rsidRPr="00AC43A2">
        <w:rPr>
          <w:rFonts w:ascii="Segoe UI" w:hAnsi="Segoe UI" w:cs="Segoe UI"/>
          <w:color w:val="0070C0"/>
          <w:sz w:val="28"/>
          <w:szCs w:val="28"/>
        </w:rPr>
        <w:t>Task 4.1: Create an Excel workbook and a scheduled flow</w:t>
      </w:r>
      <w:bookmarkEnd w:id="1"/>
    </w:p>
    <w:p w14:paraId="2F4E5976" w14:textId="77777777" w:rsidR="00F11A47" w:rsidRDefault="0016187A">
      <w:pPr>
        <w:numPr>
          <w:ilvl w:val="0"/>
          <w:numId w:val="1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Create an Excel workbook to use in this lab.</w:t>
      </w:r>
    </w:p>
    <w:p w14:paraId="2F4E5977" w14:textId="77777777" w:rsidR="00F11A47" w:rsidRDefault="0016187A">
      <w:pPr>
        <w:numPr>
          <w:ilvl w:val="1"/>
          <w:numId w:val="1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In your One Drive (for Business), create an </w:t>
      </w:r>
      <w:r>
        <w:rPr>
          <w:rFonts w:ascii="Segoe UI" w:eastAsia="Segoe UI" w:hAnsi="Segoe UI" w:cs="Times New Roman"/>
          <w:bCs/>
          <w:sz w:val="20"/>
        </w:rPr>
        <w:t>Excel workbook</w:t>
      </w:r>
      <w:r>
        <w:rPr>
          <w:rFonts w:ascii="Segoe UI" w:eastAsia="Segoe UI" w:hAnsi="Segoe UI" w:cs="Times New Roman"/>
          <w:sz w:val="20"/>
        </w:rPr>
        <w:t xml:space="preserve"> named </w:t>
      </w:r>
      <w:r>
        <w:rPr>
          <w:rFonts w:ascii="Segoe UI" w:eastAsia="Segoe UI" w:hAnsi="Segoe UI" w:cs="Times New Roman"/>
          <w:b/>
          <w:color w:val="277DFF"/>
          <w:sz w:val="20"/>
        </w:rPr>
        <w:t>Offices.xlsx</w:t>
      </w:r>
      <w:r>
        <w:rPr>
          <w:rFonts w:ascii="Segoe UI" w:eastAsia="Segoe UI" w:hAnsi="Segoe UI" w:cs="Times New Roman"/>
          <w:sz w:val="20"/>
        </w:rPr>
        <w:t xml:space="preserve">. </w:t>
      </w:r>
    </w:p>
    <w:p w14:paraId="2F4E5978" w14:textId="38A07E2A" w:rsidR="00F11A47" w:rsidRDefault="0016187A">
      <w:pPr>
        <w:numPr>
          <w:ilvl w:val="1"/>
          <w:numId w:val="1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Add two columns </w:t>
      </w:r>
      <w:proofErr w:type="gramStart"/>
      <w:r>
        <w:rPr>
          <w:rFonts w:ascii="Segoe UI" w:eastAsia="Segoe UI" w:hAnsi="Segoe UI" w:cs="Times New Roman"/>
          <w:sz w:val="20"/>
        </w:rPr>
        <w:t>similar to</w:t>
      </w:r>
      <w:proofErr w:type="gramEnd"/>
      <w:r>
        <w:rPr>
          <w:rFonts w:ascii="Segoe UI" w:eastAsia="Segoe UI" w:hAnsi="Segoe UI" w:cs="Times New Roman"/>
          <w:sz w:val="20"/>
        </w:rPr>
        <w:t xml:space="preserve"> the screenshot below, with the cities and capacities data, and then format the data as a table with headers:</w:t>
      </w:r>
    </w:p>
    <w:tbl>
      <w:tblPr>
        <w:tblStyle w:val="GridTable4-Accent1"/>
        <w:tblW w:w="0" w:type="auto"/>
        <w:tblInd w:w="1413" w:type="dxa"/>
        <w:tblLook w:val="04A0" w:firstRow="1" w:lastRow="0" w:firstColumn="1" w:lastColumn="0" w:noHBand="0" w:noVBand="1"/>
        <w:tblPrChange w:id="2" w:author="Dattatray Patil (Contractor)" w:date="2021-02-14T18:29:00Z">
          <w:tblPr>
            <w:tblStyle w:val="GridTable4-Accent1"/>
            <w:tblW w:w="0" w:type="auto"/>
            <w:tblInd w:w="1413" w:type="dxa"/>
            <w:tblLook w:val="04A0" w:firstRow="1" w:lastRow="0" w:firstColumn="1" w:lastColumn="0" w:noHBand="0" w:noVBand="1"/>
          </w:tblPr>
        </w:tblPrChange>
      </w:tblPr>
      <w:tblGrid>
        <w:gridCol w:w="1417"/>
        <w:gridCol w:w="1019"/>
        <w:gridCol w:w="3659"/>
        <w:tblGridChange w:id="3">
          <w:tblGrid>
            <w:gridCol w:w="1417"/>
            <w:gridCol w:w="1276"/>
            <w:gridCol w:w="3969"/>
          </w:tblGrid>
        </w:tblGridChange>
      </w:tblGrid>
      <w:tr w:rsidR="009B1855" w14:paraId="4D644647" w14:textId="6284BAAE" w:rsidTr="00AC4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  <w:tcPrChange w:id="4" w:author="Dattatray Patil (Contractor)" w:date="2021-02-14T18:29:00Z">
              <w:tcPr>
                <w:tcW w:w="1417" w:type="dxa"/>
              </w:tcPr>
            </w:tcPrChange>
          </w:tcPr>
          <w:p w14:paraId="1AEAF67E" w14:textId="654B719F" w:rsidR="009B1855" w:rsidRDefault="009B1855" w:rsidP="009B1855">
            <w:pPr>
              <w:contextualSpacing/>
              <w:jc w:val="center"/>
  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  <w:rPr>
                <w:rFonts w:ascii="Segoe UI" w:eastAsia="Segoe UI" w:hAnsi="Segoe UI" w:cs="Times New Roman"/>
                <w:sz w:val="20"/>
              </w:rPr>
            </w:pPr>
            <w:r>
              <w:rPr>
                <w:rFonts w:ascii="Segoe UI" w:eastAsia="Segoe UI" w:hAnsi="Segoe UI" w:cs="Times New Roman"/>
                <w:sz w:val="20"/>
              </w:rPr>
              <w:t>City</w:t>
            </w:r>
          </w:p>
        </w:tc>
        <w:tc>
          <w:tcPr>
            <w:tcW w:w="1019" w:type="dxa"/>
            <w:tcPrChange w:id="5" w:author="Dattatray Patil (Contractor)" w:date="2021-02-14T18:29:00Z">
              <w:tcPr>
                <w:tcW w:w="1276" w:type="dxa"/>
              </w:tcPr>
            </w:tcPrChange>
          </w:tcPr>
          <w:p w14:paraId="42FF0B60" w14:textId="39BBA0A5" w:rsidR="009B1855" w:rsidRDefault="009B1855" w:rsidP="009B1855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Segoe UI" w:hAnsi="Segoe UI" w:cs="Times New Roman"/>
                <w:sz w:val="20"/>
              </w:rPr>
            </w:pPr>
            <w:r>
              <w:rPr>
                <w:rFonts w:ascii="Segoe UI" w:eastAsia="Segoe UI" w:hAnsi="Segoe UI" w:cs="Times New Roman"/>
                <w:sz w:val="20"/>
              </w:rPr>
              <w:t>Capacity</w:t>
            </w:r>
          </w:p>
        </w:tc>
        <w:tc>
          <w:tcPr>
            <w:tcW w:w="3659" w:type="dxa"/>
            <w:tcPrChange w:id="6" w:author="Dattatray Patil (Contractor)" w:date="2021-02-14T18:29:00Z">
              <w:tcPr>
                <w:tcW w:w="3969" w:type="dxa"/>
              </w:tcPr>
            </w:tcPrChange>
          </w:tcPr>
          <w:p w14:paraId="18FA9F0C" w14:textId="02FCB1FD" w:rsidR="009B1855" w:rsidRDefault="009B1855" w:rsidP="009B1855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Segoe UI" w:hAnsi="Segoe UI" w:cs="Times New Roman"/>
                <w:sz w:val="20"/>
              </w:rPr>
            </w:pPr>
            <w:r>
              <w:rPr>
                <w:rFonts w:ascii="Segoe UI" w:eastAsia="Segoe UI" w:hAnsi="Segoe UI" w:cs="Times New Roman"/>
                <w:sz w:val="20"/>
              </w:rPr>
              <w:t>Excel Image</w:t>
            </w:r>
          </w:p>
        </w:tc>
      </w:tr>
      <w:tr w:rsidR="00AC43A2" w14:paraId="44A68AC4" w14:textId="61B4502C" w:rsidTr="00AC4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  <w:tcPrChange w:id="7" w:author="Dattatray Patil (Contractor)" w:date="2021-02-14T18:29:00Z">
              <w:tcPr>
                <w:tcW w:w="1417" w:type="dxa"/>
              </w:tcPr>
            </w:tcPrChange>
          </w:tcPr>
          <w:p w14:paraId="1AE8FAEC" w14:textId="0F3239EC" w:rsidR="00AC43A2" w:rsidRDefault="00AC43A2" w:rsidP="009B1855">
            <w:pPr>
              <w:contextualSpacing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Times New Roman"/>
                <w:sz w:val="20"/>
              </w:rPr>
            </w:pPr>
            <w:r>
              <w:rPr>
                <w:rFonts w:ascii="Segoe UI" w:eastAsia="Segoe UI" w:hAnsi="Segoe UI" w:cs="Times New Roman"/>
                <w:sz w:val="20"/>
              </w:rPr>
              <w:t>London</w:t>
            </w:r>
          </w:p>
        </w:tc>
        <w:tc>
          <w:tcPr>
            <w:tcW w:w="1019" w:type="dxa"/>
            <w:tcPrChange w:id="8" w:author="Dattatray Patil (Contractor)" w:date="2021-02-14T18:29:00Z">
              <w:tcPr>
                <w:tcW w:w="1276" w:type="dxa"/>
              </w:tcPr>
            </w:tcPrChange>
          </w:tcPr>
          <w:p w14:paraId="76EEDD23" w14:textId="5A87D51A" w:rsidR="00AC43A2" w:rsidRDefault="00AC43A2" w:rsidP="009B1855">
            <w:pPr>
              <w:contextualSpacing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Times New Roman"/>
                <w:sz w:val="20"/>
              </w:rPr>
            </w:pPr>
            <w:r>
              <w:rPr>
                <w:rFonts w:ascii="Segoe UI" w:eastAsia="Segoe UI" w:hAnsi="Segoe UI" w:cs="Times New Roman"/>
                <w:sz w:val="20"/>
              </w:rPr>
              <w:t>100</w:t>
            </w:r>
          </w:p>
        </w:tc>
        <w:tc>
          <w:tcPr>
            <w:tcW w:w="3659" w:type="dxa"/>
            <w:vMerge w:val="restart"/>
            <w:tcPrChange w:id="9" w:author="Dattatray Patil (Contractor)" w:date="2021-02-14T18:29:00Z">
              <w:tcPr>
                <w:tcW w:w="3969" w:type="dxa"/>
                <w:vMerge w:val="restart"/>
              </w:tcPr>
            </w:tcPrChange>
          </w:tcPr>
          <w:p w14:paraId="5D748664" w14:textId="7377CBF8" w:rsidR="00AC43A2" w:rsidRDefault="00AC43A2" w:rsidP="009B1855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5D8DDC2" wp14:editId="7D461C0A">
                  <wp:extent cx="1495851" cy="1855523"/>
                  <wp:effectExtent l="19050" t="19050" r="28575" b="11430"/>
                  <wp:docPr id="2026156434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585" cy="187876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3A2" w14:paraId="35BB818B" w14:textId="5A54A56F" w:rsidTr="00AC43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  <w:tcPrChange w:id="10" w:author="Dattatray Patil (Contractor)" w:date="2021-02-14T18:29:00Z">
              <w:tcPr>
                <w:tcW w:w="1417" w:type="dxa"/>
              </w:tcPr>
            </w:tcPrChange>
          </w:tcPr>
          <w:p w14:paraId="4F1496E6" w14:textId="2A9E2322" w:rsidR="00AC43A2" w:rsidRDefault="00AC43A2" w:rsidP="009B1855">
            <w:pPr>
              <w:contextualSpacing/>
              <w:rPr>
                <w:rFonts w:ascii="Segoe UI" w:eastAsia="Segoe UI" w:hAnsi="Segoe UI" w:cs="Times New Roman"/>
                <w:sz w:val="20"/>
              </w:rPr>
            </w:pPr>
            <w:r>
              <w:rPr>
                <w:rFonts w:ascii="Segoe UI" w:eastAsia="Segoe UI" w:hAnsi="Segoe UI" w:cs="Times New Roman"/>
                <w:sz w:val="20"/>
              </w:rPr>
              <w:t>Brussels</w:t>
            </w:r>
          </w:p>
        </w:tc>
        <w:tc>
          <w:tcPr>
            <w:tcW w:w="1019" w:type="dxa"/>
            <w:tcPrChange w:id="11" w:author="Dattatray Patil (Contractor)" w:date="2021-02-14T18:29:00Z">
              <w:tcPr>
                <w:tcW w:w="1276" w:type="dxa"/>
              </w:tcPr>
            </w:tcPrChange>
          </w:tcPr>
          <w:p w14:paraId="63EDD2C3" w14:textId="747C506A" w:rsidR="00AC43A2" w:rsidRDefault="00AC43A2" w:rsidP="009B1855">
            <w:pPr>
              <w:contextualSpacing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Segoe UI" w:hAnsi="Segoe UI" w:cs="Times New Roman"/>
                <w:sz w:val="20"/>
              </w:rPr>
            </w:pPr>
            <w:r>
              <w:rPr>
                <w:rFonts w:ascii="Segoe UI" w:eastAsia="Segoe UI" w:hAnsi="Segoe UI" w:cs="Times New Roman"/>
                <w:sz w:val="20"/>
              </w:rPr>
              <w:t>250</w:t>
            </w:r>
          </w:p>
        </w:tc>
        <w:tc>
          <w:tcPr>
            <w:tcW w:w="3659" w:type="dxa"/>
            <w:vMerge/>
            <w:tcPrChange w:id="12" w:author="Dattatray Patil (Contractor)" w:date="2021-02-14T18:29:00Z">
              <w:tcPr>
                <w:tcW w:w="3969" w:type="dxa"/>
                <w:vMerge/>
              </w:tcPr>
            </w:tcPrChange>
          </w:tcPr>
          <w:p w14:paraId="7C5B7DDE" w14:textId="77777777" w:rsidR="00AC43A2" w:rsidRDefault="00AC43A2" w:rsidP="009B1855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Segoe UI" w:hAnsi="Segoe UI" w:cs="Times New Roman"/>
                <w:sz w:val="20"/>
              </w:rPr>
            </w:pPr>
          </w:p>
        </w:tc>
      </w:tr>
      <w:tr w:rsidR="00AC43A2" w14:paraId="70EF12C9" w14:textId="5CF8B917" w:rsidTr="00AC4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  <w:tcPrChange w:id="13" w:author="Dattatray Patil (Contractor)" w:date="2021-02-14T18:29:00Z">
              <w:tcPr>
                <w:tcW w:w="1417" w:type="dxa"/>
              </w:tcPr>
            </w:tcPrChange>
          </w:tcPr>
          <w:p w14:paraId="4D5E0CB1" w14:textId="26F0D22C" w:rsidR="00AC43A2" w:rsidRDefault="00AC43A2" w:rsidP="009B1855">
            <w:pPr>
              <w:contextualSpacing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Times New Roman"/>
                <w:sz w:val="20"/>
              </w:rPr>
            </w:pPr>
            <w:r>
              <w:rPr>
                <w:rFonts w:ascii="Segoe UI" w:eastAsia="Segoe UI" w:hAnsi="Segoe UI" w:cs="Times New Roman"/>
                <w:sz w:val="20"/>
              </w:rPr>
              <w:t>Seattle</w:t>
            </w:r>
          </w:p>
        </w:tc>
        <w:tc>
          <w:tcPr>
            <w:tcW w:w="1019" w:type="dxa"/>
            <w:tcPrChange w:id="14" w:author="Dattatray Patil (Contractor)" w:date="2021-02-14T18:29:00Z">
              <w:tcPr>
                <w:tcW w:w="1276" w:type="dxa"/>
              </w:tcPr>
            </w:tcPrChange>
          </w:tcPr>
          <w:p w14:paraId="2C19B2DA" w14:textId="2AB7A39F" w:rsidR="00AC43A2" w:rsidRDefault="00AC43A2" w:rsidP="009B1855">
            <w:pPr>
              <w:contextualSpacing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Times New Roman"/>
                <w:sz w:val="20"/>
              </w:rPr>
            </w:pPr>
            <w:r>
              <w:rPr>
                <w:rFonts w:ascii="Segoe UI" w:eastAsia="Segoe UI" w:hAnsi="Segoe UI" w:cs="Times New Roman"/>
                <w:sz w:val="20"/>
              </w:rPr>
              <w:t>80</w:t>
            </w:r>
          </w:p>
        </w:tc>
        <w:tc>
          <w:tcPr>
            <w:tcW w:w="3659" w:type="dxa"/>
            <w:vMerge/>
            <w:tcPrChange w:id="15" w:author="Dattatray Patil (Contractor)" w:date="2021-02-14T18:29:00Z">
              <w:tcPr>
                <w:tcW w:w="3969" w:type="dxa"/>
                <w:vMerge/>
              </w:tcPr>
            </w:tcPrChange>
          </w:tcPr>
          <w:p w14:paraId="4CE1828B" w14:textId="77777777" w:rsidR="00AC43A2" w:rsidRDefault="00AC43A2" w:rsidP="009B1855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Times New Roman"/>
                <w:sz w:val="20"/>
              </w:rPr>
            </w:pPr>
          </w:p>
        </w:tc>
      </w:tr>
      <w:tr w:rsidR="00AC43A2" w14:paraId="76F29A54" w14:textId="0259EA83" w:rsidTr="00AC43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  <w:tcPrChange w:id="16" w:author="Dattatray Patil (Contractor)" w:date="2021-02-14T18:29:00Z">
              <w:tcPr>
                <w:tcW w:w="1417" w:type="dxa"/>
              </w:tcPr>
            </w:tcPrChange>
          </w:tcPr>
          <w:p w14:paraId="139ADABE" w14:textId="23F28E8B" w:rsidR="00AC43A2" w:rsidRDefault="00AC43A2" w:rsidP="009B1855">
            <w:pPr>
              <w:contextualSpacing/>
              <w:rPr>
                <w:rFonts w:ascii="Segoe UI" w:eastAsia="Segoe UI" w:hAnsi="Segoe UI" w:cs="Times New Roman"/>
                <w:sz w:val="20"/>
              </w:rPr>
            </w:pPr>
            <w:proofErr w:type="spellStart"/>
            <w:r>
              <w:rPr>
                <w:rFonts w:ascii="Segoe UI" w:eastAsia="Segoe UI" w:hAnsi="Segoe UI" w:cs="Times New Roman"/>
                <w:sz w:val="20"/>
              </w:rPr>
              <w:t>Vancover</w:t>
            </w:r>
            <w:proofErr w:type="spellEnd"/>
          </w:p>
        </w:tc>
        <w:tc>
          <w:tcPr>
            <w:tcW w:w="1019" w:type="dxa"/>
            <w:tcPrChange w:id="17" w:author="Dattatray Patil (Contractor)" w:date="2021-02-14T18:29:00Z">
              <w:tcPr>
                <w:tcW w:w="1276" w:type="dxa"/>
              </w:tcPr>
            </w:tcPrChange>
          </w:tcPr>
          <w:p w14:paraId="36C677E7" w14:textId="2237EA4D" w:rsidR="00AC43A2" w:rsidRDefault="00AC43A2" w:rsidP="009B1855">
            <w:pPr>
              <w:contextualSpacing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Segoe UI" w:hAnsi="Segoe UI" w:cs="Times New Roman"/>
                <w:sz w:val="20"/>
              </w:rPr>
            </w:pPr>
            <w:r>
              <w:rPr>
                <w:rFonts w:ascii="Segoe UI" w:eastAsia="Segoe UI" w:hAnsi="Segoe UI" w:cs="Times New Roman"/>
                <w:sz w:val="20"/>
              </w:rPr>
              <w:t>20</w:t>
            </w:r>
          </w:p>
        </w:tc>
        <w:tc>
          <w:tcPr>
            <w:tcW w:w="3659" w:type="dxa"/>
            <w:vMerge/>
            <w:tcPrChange w:id="18" w:author="Dattatray Patil (Contractor)" w:date="2021-02-14T18:29:00Z">
              <w:tcPr>
                <w:tcW w:w="3969" w:type="dxa"/>
                <w:vMerge/>
              </w:tcPr>
            </w:tcPrChange>
          </w:tcPr>
          <w:p w14:paraId="4E86592A" w14:textId="77777777" w:rsidR="00AC43A2" w:rsidRDefault="00AC43A2" w:rsidP="009B1855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Segoe UI" w:hAnsi="Segoe UI" w:cs="Times New Roman"/>
                <w:sz w:val="20"/>
              </w:rPr>
            </w:pPr>
          </w:p>
        </w:tc>
      </w:tr>
      <w:tr w:rsidR="00AC43A2" w14:paraId="6431185C" w14:textId="1317753B" w:rsidTr="00AC4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  <w:tcPrChange w:id="19" w:author="Dattatray Patil (Contractor)" w:date="2021-02-14T18:29:00Z">
              <w:tcPr>
                <w:tcW w:w="1417" w:type="dxa"/>
              </w:tcPr>
            </w:tcPrChange>
          </w:tcPr>
          <w:p w14:paraId="5878A21D" w14:textId="2EAF68FF" w:rsidR="00AC43A2" w:rsidRDefault="00AC43A2" w:rsidP="009B1855">
            <w:pPr>
              <w:contextualSpacing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Times New Roman"/>
                <w:sz w:val="20"/>
              </w:rPr>
            </w:pPr>
            <w:r>
              <w:rPr>
                <w:rFonts w:ascii="Segoe UI" w:eastAsia="Segoe UI" w:hAnsi="Segoe UI" w:cs="Times New Roman"/>
                <w:sz w:val="20"/>
              </w:rPr>
              <w:t>Toronto</w:t>
            </w:r>
          </w:p>
        </w:tc>
        <w:tc>
          <w:tcPr>
            <w:tcW w:w="1019" w:type="dxa"/>
            <w:tcPrChange w:id="20" w:author="Dattatray Patil (Contractor)" w:date="2021-02-14T18:29:00Z">
              <w:tcPr>
                <w:tcW w:w="1276" w:type="dxa"/>
              </w:tcPr>
            </w:tcPrChange>
          </w:tcPr>
          <w:p w14:paraId="26F01A63" w14:textId="56085FD3" w:rsidR="00AC43A2" w:rsidRDefault="00AC43A2" w:rsidP="009B1855">
            <w:pPr>
              <w:contextualSpacing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Times New Roman"/>
                <w:sz w:val="20"/>
              </w:rPr>
            </w:pPr>
            <w:r>
              <w:rPr>
                <w:rFonts w:ascii="Segoe UI" w:eastAsia="Segoe UI" w:hAnsi="Segoe UI" w:cs="Times New Roman"/>
                <w:sz w:val="20"/>
              </w:rPr>
              <w:t>400</w:t>
            </w:r>
          </w:p>
        </w:tc>
        <w:tc>
          <w:tcPr>
            <w:tcW w:w="3659" w:type="dxa"/>
            <w:vMerge/>
            <w:tcPrChange w:id="21" w:author="Dattatray Patil (Contractor)" w:date="2021-02-14T18:29:00Z">
              <w:tcPr>
                <w:tcW w:w="3969" w:type="dxa"/>
                <w:vMerge/>
              </w:tcPr>
            </w:tcPrChange>
          </w:tcPr>
          <w:p w14:paraId="05F9222B" w14:textId="77777777" w:rsidR="00AC43A2" w:rsidRDefault="00AC43A2" w:rsidP="009B1855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Times New Roman"/>
                <w:sz w:val="20"/>
              </w:rPr>
            </w:pPr>
          </w:p>
        </w:tc>
      </w:tr>
      <w:tr w:rsidR="00AC43A2" w14:paraId="26AE7C4C" w14:textId="41A074E8" w:rsidTr="00AC43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  <w:tcPrChange w:id="22" w:author="Dattatray Patil (Contractor)" w:date="2021-02-14T18:29:00Z">
              <w:tcPr>
                <w:tcW w:w="1417" w:type="dxa"/>
              </w:tcPr>
            </w:tcPrChange>
          </w:tcPr>
          <w:p w14:paraId="20EAE38F" w14:textId="20F77BB0" w:rsidR="00AC43A2" w:rsidRDefault="00AC43A2" w:rsidP="009B1855">
            <w:pPr>
              <w:contextualSpacing/>
              <w:rPr>
                <w:rFonts w:ascii="Segoe UI" w:eastAsia="Segoe UI" w:hAnsi="Segoe UI" w:cs="Times New Roman"/>
                <w:sz w:val="20"/>
              </w:rPr>
            </w:pPr>
            <w:proofErr w:type="spellStart"/>
            <w:r>
              <w:rPr>
                <w:rFonts w:ascii="Segoe UI" w:eastAsia="Segoe UI" w:hAnsi="Segoe UI" w:cs="Times New Roman"/>
                <w:sz w:val="20"/>
              </w:rPr>
              <w:t>Antwerpen</w:t>
            </w:r>
            <w:proofErr w:type="spellEnd"/>
          </w:p>
        </w:tc>
        <w:tc>
          <w:tcPr>
            <w:tcW w:w="1019" w:type="dxa"/>
            <w:tcPrChange w:id="23" w:author="Dattatray Patil (Contractor)" w:date="2021-02-14T18:29:00Z">
              <w:tcPr>
                <w:tcW w:w="1276" w:type="dxa"/>
              </w:tcPr>
            </w:tcPrChange>
          </w:tcPr>
          <w:p w14:paraId="6E289A25" w14:textId="48DD05AA" w:rsidR="00AC43A2" w:rsidRDefault="00AC43A2" w:rsidP="009B1855">
            <w:pPr>
              <w:contextualSpacing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Segoe UI" w:hAnsi="Segoe UI" w:cs="Times New Roman"/>
                <w:sz w:val="20"/>
              </w:rPr>
            </w:pPr>
            <w:r>
              <w:rPr>
                <w:rFonts w:ascii="Segoe UI" w:eastAsia="Segoe UI" w:hAnsi="Segoe UI" w:cs="Times New Roman"/>
                <w:sz w:val="20"/>
              </w:rPr>
              <w:t>15</w:t>
            </w:r>
          </w:p>
        </w:tc>
        <w:tc>
          <w:tcPr>
            <w:tcW w:w="3659" w:type="dxa"/>
            <w:vMerge/>
            <w:tcPrChange w:id="24" w:author="Dattatray Patil (Contractor)" w:date="2021-02-14T18:29:00Z">
              <w:tcPr>
                <w:tcW w:w="3969" w:type="dxa"/>
                <w:vMerge/>
              </w:tcPr>
            </w:tcPrChange>
          </w:tcPr>
          <w:p w14:paraId="43B1C558" w14:textId="77777777" w:rsidR="00AC43A2" w:rsidRDefault="00AC43A2" w:rsidP="009B1855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Segoe UI" w:hAnsi="Segoe UI" w:cs="Times New Roman"/>
                <w:sz w:val="20"/>
              </w:rPr>
            </w:pPr>
          </w:p>
        </w:tc>
      </w:tr>
      <w:tr w:rsidR="00AC43A2" w14:paraId="1D43E736" w14:textId="15EC8B60" w:rsidTr="00AC4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  <w:tcPrChange w:id="25" w:author="Dattatray Patil (Contractor)" w:date="2021-02-14T18:29:00Z">
              <w:tcPr>
                <w:tcW w:w="1417" w:type="dxa"/>
              </w:tcPr>
            </w:tcPrChange>
          </w:tcPr>
          <w:p w14:paraId="7251E613" w14:textId="7C26C5F3" w:rsidR="00AC43A2" w:rsidRDefault="00AC43A2" w:rsidP="009B1855">
            <w:pPr>
              <w:contextualSpacing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Times New Roman"/>
                <w:sz w:val="20"/>
              </w:rPr>
            </w:pPr>
            <w:r>
              <w:rPr>
                <w:rFonts w:ascii="Segoe UI" w:eastAsia="Segoe UI" w:hAnsi="Segoe UI" w:cs="Times New Roman"/>
                <w:sz w:val="20"/>
              </w:rPr>
              <w:t>Warsaw</w:t>
            </w:r>
          </w:p>
        </w:tc>
        <w:tc>
          <w:tcPr>
            <w:tcW w:w="1019" w:type="dxa"/>
            <w:tcPrChange w:id="26" w:author="Dattatray Patil (Contractor)" w:date="2021-02-14T18:29:00Z">
              <w:tcPr>
                <w:tcW w:w="1276" w:type="dxa"/>
              </w:tcPr>
            </w:tcPrChange>
          </w:tcPr>
          <w:p w14:paraId="4AF467EE" w14:textId="19C3D549" w:rsidR="00AC43A2" w:rsidRDefault="00AC43A2" w:rsidP="009B1855">
            <w:pPr>
              <w:contextualSpacing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Times New Roman"/>
                <w:sz w:val="20"/>
              </w:rPr>
            </w:pPr>
            <w:r>
              <w:rPr>
                <w:rFonts w:ascii="Segoe UI" w:eastAsia="Segoe UI" w:hAnsi="Segoe UI" w:cs="Times New Roman"/>
                <w:sz w:val="20"/>
              </w:rPr>
              <w:t>300</w:t>
            </w:r>
          </w:p>
        </w:tc>
        <w:tc>
          <w:tcPr>
            <w:tcW w:w="3659" w:type="dxa"/>
            <w:vMerge/>
            <w:tcPrChange w:id="27" w:author="Dattatray Patil (Contractor)" w:date="2021-02-14T18:29:00Z">
              <w:tcPr>
                <w:tcW w:w="3969" w:type="dxa"/>
                <w:vMerge/>
              </w:tcPr>
            </w:tcPrChange>
          </w:tcPr>
          <w:p w14:paraId="2EABA383" w14:textId="77777777" w:rsidR="00AC43A2" w:rsidRDefault="00AC43A2" w:rsidP="009B1855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Times New Roman"/>
                <w:sz w:val="20"/>
              </w:rPr>
            </w:pPr>
          </w:p>
        </w:tc>
      </w:tr>
      <w:tr w:rsidR="00AC43A2" w14:paraId="52BABBB0" w14:textId="09ACB6EE" w:rsidTr="00AC43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  <w:tcPrChange w:id="28" w:author="Dattatray Patil (Contractor)" w:date="2021-02-14T18:29:00Z">
              <w:tcPr>
                <w:tcW w:w="1417" w:type="dxa"/>
              </w:tcPr>
            </w:tcPrChange>
          </w:tcPr>
          <w:p w14:paraId="1D130554" w14:textId="1C5CC450" w:rsidR="00AC43A2" w:rsidRDefault="00AC43A2" w:rsidP="009B1855">
            <w:pPr>
              <w:contextualSpacing/>
              <w:rPr>
                <w:rFonts w:ascii="Segoe UI" w:eastAsia="Segoe UI" w:hAnsi="Segoe UI" w:cs="Times New Roman"/>
                <w:sz w:val="20"/>
              </w:rPr>
            </w:pPr>
            <w:r>
              <w:rPr>
                <w:rFonts w:ascii="Segoe UI" w:eastAsia="Segoe UI" w:hAnsi="Segoe UI" w:cs="Times New Roman"/>
                <w:sz w:val="20"/>
              </w:rPr>
              <w:t>Paris</w:t>
            </w:r>
          </w:p>
        </w:tc>
        <w:tc>
          <w:tcPr>
            <w:tcW w:w="1019" w:type="dxa"/>
            <w:tcPrChange w:id="29" w:author="Dattatray Patil (Contractor)" w:date="2021-02-14T18:29:00Z">
              <w:tcPr>
                <w:tcW w:w="1276" w:type="dxa"/>
              </w:tcPr>
            </w:tcPrChange>
          </w:tcPr>
          <w:p w14:paraId="7DC03B95" w14:textId="3151818A" w:rsidR="00AC43A2" w:rsidRDefault="00AC43A2" w:rsidP="009B1855">
            <w:pPr>
              <w:contextualSpacing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Segoe UI" w:hAnsi="Segoe UI" w:cs="Times New Roman"/>
                <w:sz w:val="20"/>
              </w:rPr>
            </w:pPr>
            <w:r>
              <w:rPr>
                <w:rFonts w:ascii="Segoe UI" w:eastAsia="Segoe UI" w:hAnsi="Segoe UI" w:cs="Times New Roman"/>
                <w:sz w:val="20"/>
              </w:rPr>
              <w:t>54</w:t>
            </w:r>
          </w:p>
        </w:tc>
        <w:tc>
          <w:tcPr>
            <w:tcW w:w="3659" w:type="dxa"/>
            <w:vMerge/>
            <w:tcPrChange w:id="30" w:author="Dattatray Patil (Contractor)" w:date="2021-02-14T18:29:00Z">
              <w:tcPr>
                <w:tcW w:w="3969" w:type="dxa"/>
                <w:vMerge/>
              </w:tcPr>
            </w:tcPrChange>
          </w:tcPr>
          <w:p w14:paraId="41F26FE0" w14:textId="77777777" w:rsidR="00AC43A2" w:rsidRDefault="00AC43A2" w:rsidP="009B1855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Segoe UI" w:hAnsi="Segoe UI" w:cs="Times New Roman"/>
                <w:sz w:val="20"/>
              </w:rPr>
            </w:pPr>
          </w:p>
        </w:tc>
      </w:tr>
      <w:tr w:rsidR="00AC43A2" w14:paraId="78D8D526" w14:textId="77777777" w:rsidTr="00AC4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  <w:tcPrChange w:id="31" w:author="Dattatray Patil (Contractor)" w:date="2021-02-14T18:29:00Z">
              <w:tcPr>
                <w:tcW w:w="1417" w:type="dxa"/>
              </w:tcPr>
            </w:tcPrChange>
          </w:tcPr>
          <w:p w14:paraId="6AC11D87" w14:textId="2AF8923B" w:rsidR="00AC43A2" w:rsidRDefault="00AC43A2" w:rsidP="009B1855">
            <w:pPr>
              <w:contextualSpacing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Times New Roman"/>
                <w:sz w:val="20"/>
              </w:rPr>
            </w:pPr>
            <w:r>
              <w:rPr>
                <w:rFonts w:ascii="Segoe UI" w:eastAsia="Segoe UI" w:hAnsi="Segoe UI" w:cs="Times New Roman"/>
                <w:sz w:val="20"/>
              </w:rPr>
              <w:t>Berlin</w:t>
            </w:r>
          </w:p>
        </w:tc>
        <w:tc>
          <w:tcPr>
            <w:tcW w:w="1019" w:type="dxa"/>
            <w:tcPrChange w:id="32" w:author="Dattatray Patil (Contractor)" w:date="2021-02-14T18:29:00Z">
              <w:tcPr>
                <w:tcW w:w="1276" w:type="dxa"/>
              </w:tcPr>
            </w:tcPrChange>
          </w:tcPr>
          <w:p w14:paraId="0D96A4DB" w14:textId="1338668E" w:rsidR="00AC43A2" w:rsidRDefault="00AC43A2" w:rsidP="009B1855">
            <w:pPr>
              <w:contextualSpacing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Times New Roman"/>
                <w:sz w:val="20"/>
              </w:rPr>
            </w:pPr>
            <w:r>
              <w:rPr>
                <w:rFonts w:ascii="Segoe UI" w:eastAsia="Segoe UI" w:hAnsi="Segoe UI" w:cs="Times New Roman"/>
                <w:sz w:val="20"/>
              </w:rPr>
              <w:t>70</w:t>
            </w:r>
          </w:p>
        </w:tc>
        <w:tc>
          <w:tcPr>
            <w:tcW w:w="3659" w:type="dxa"/>
            <w:vMerge/>
            <w:tcPrChange w:id="33" w:author="Dattatray Patil (Contractor)" w:date="2021-02-14T18:29:00Z">
              <w:tcPr>
                <w:tcW w:w="3969" w:type="dxa"/>
                <w:vMerge/>
              </w:tcPr>
            </w:tcPrChange>
          </w:tcPr>
          <w:p w14:paraId="673F0CBE" w14:textId="77777777" w:rsidR="00AC43A2" w:rsidRDefault="00AC43A2" w:rsidP="009B1855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Times New Roman"/>
                <w:sz w:val="20"/>
              </w:rPr>
            </w:pPr>
          </w:p>
        </w:tc>
      </w:tr>
      <w:tr w:rsidR="00AC43A2" w14:paraId="11DD2726" w14:textId="77777777" w:rsidTr="00AC43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  <w:tcPrChange w:id="34" w:author="Dattatray Patil (Contractor)" w:date="2021-02-14T18:29:00Z">
              <w:tcPr>
                <w:tcW w:w="1417" w:type="dxa"/>
              </w:tcPr>
            </w:tcPrChange>
          </w:tcPr>
          <w:p w14:paraId="230A4B93" w14:textId="5CC4AD83" w:rsidR="00AC43A2" w:rsidRDefault="00AC43A2" w:rsidP="009B1855">
            <w:pPr>
              <w:contextualSpacing/>
              <w:rPr>
                <w:rFonts w:ascii="Segoe UI" w:eastAsia="Segoe UI" w:hAnsi="Segoe UI" w:cs="Times New Roman"/>
                <w:sz w:val="20"/>
              </w:rPr>
            </w:pPr>
            <w:r>
              <w:rPr>
                <w:rFonts w:ascii="Segoe UI" w:eastAsia="Segoe UI" w:hAnsi="Segoe UI" w:cs="Times New Roman"/>
                <w:sz w:val="20"/>
              </w:rPr>
              <w:t>Amsterdam</w:t>
            </w:r>
          </w:p>
        </w:tc>
        <w:tc>
          <w:tcPr>
            <w:tcW w:w="1019" w:type="dxa"/>
            <w:tcPrChange w:id="35" w:author="Dattatray Patil (Contractor)" w:date="2021-02-14T18:29:00Z">
              <w:tcPr>
                <w:tcW w:w="1276" w:type="dxa"/>
              </w:tcPr>
            </w:tcPrChange>
          </w:tcPr>
          <w:p w14:paraId="5D0200FF" w14:textId="59DFF2B6" w:rsidR="00AC43A2" w:rsidRDefault="00AC43A2" w:rsidP="009B1855">
            <w:pPr>
              <w:contextualSpacing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Segoe UI" w:hAnsi="Segoe UI" w:cs="Times New Roman"/>
                <w:sz w:val="20"/>
              </w:rPr>
            </w:pPr>
            <w:r>
              <w:rPr>
                <w:rFonts w:ascii="Segoe UI" w:eastAsia="Segoe UI" w:hAnsi="Segoe UI" w:cs="Times New Roman"/>
                <w:sz w:val="20"/>
              </w:rPr>
              <w:t>60</w:t>
            </w:r>
          </w:p>
        </w:tc>
        <w:tc>
          <w:tcPr>
            <w:tcW w:w="3659" w:type="dxa"/>
            <w:vMerge/>
            <w:tcPrChange w:id="36" w:author="Dattatray Patil (Contractor)" w:date="2021-02-14T18:29:00Z">
              <w:tcPr>
                <w:tcW w:w="3969" w:type="dxa"/>
                <w:vMerge/>
              </w:tcPr>
            </w:tcPrChange>
          </w:tcPr>
          <w:p w14:paraId="30ED1220" w14:textId="77777777" w:rsidR="00AC43A2" w:rsidRDefault="00AC43A2" w:rsidP="009B1855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Segoe UI" w:hAnsi="Segoe UI" w:cs="Times New Roman"/>
                <w:sz w:val="20"/>
              </w:rPr>
            </w:pPr>
          </w:p>
        </w:tc>
      </w:tr>
      <w:tr w:rsidR="00AC43A2" w14:paraId="5EB07F71" w14:textId="77777777" w:rsidTr="00AC4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7" w:type="dxa"/>
            <w:tcPrChange w:id="37" w:author="Dattatray Patil (Contractor)" w:date="2021-02-14T18:29:00Z">
              <w:tcPr>
                <w:tcW w:w="1417" w:type="dxa"/>
              </w:tcPr>
            </w:tcPrChange>
          </w:tcPr>
          <w:p w14:paraId="26A94DA3" w14:textId="061B38D3" w:rsidR="00AC43A2" w:rsidRDefault="00AC43A2" w:rsidP="009B1855">
            <w:pPr>
              <w:contextualSpacing/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Times New Roman"/>
                <w:sz w:val="20"/>
              </w:rPr>
            </w:pPr>
            <w:r>
              <w:rPr>
                <w:rFonts w:ascii="Segoe UI" w:eastAsia="Segoe UI" w:hAnsi="Segoe UI" w:cs="Times New Roman"/>
                <w:sz w:val="20"/>
              </w:rPr>
              <w:t>Montreal</w:t>
            </w:r>
          </w:p>
        </w:tc>
        <w:tc>
          <w:tcPr>
            <w:tcW w:w="1019" w:type="dxa"/>
            <w:tcPrChange w:id="38" w:author="Dattatray Patil (Contractor)" w:date="2021-02-14T18:29:00Z">
              <w:tcPr>
                <w:tcW w:w="1276" w:type="dxa"/>
              </w:tcPr>
            </w:tcPrChange>
          </w:tcPr>
          <w:p w14:paraId="48141B57" w14:textId="638CFA46" w:rsidR="00AC43A2" w:rsidRDefault="00AC43A2" w:rsidP="009B1855">
            <w:pPr>
              <w:contextualSpacing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Times New Roman"/>
                <w:sz w:val="20"/>
              </w:rPr>
            </w:pPr>
            <w:r>
              <w:rPr>
                <w:rFonts w:ascii="Segoe UI" w:eastAsia="Segoe UI" w:hAnsi="Segoe UI" w:cs="Times New Roman"/>
                <w:sz w:val="20"/>
              </w:rPr>
              <w:t>78</w:t>
            </w:r>
          </w:p>
        </w:tc>
        <w:tc>
          <w:tcPr>
            <w:tcW w:w="3659" w:type="dxa"/>
            <w:vMerge/>
            <w:tcPrChange w:id="39" w:author="Dattatray Patil (Contractor)" w:date="2021-02-14T18:29:00Z">
              <w:tcPr>
                <w:tcW w:w="3969" w:type="dxa"/>
                <w:vMerge/>
              </w:tcPr>
            </w:tcPrChange>
          </w:tcPr>
          <w:p w14:paraId="4669AA21" w14:textId="77777777" w:rsidR="00AC43A2" w:rsidRDefault="00AC43A2" w:rsidP="009B1855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Times New Roman"/>
                <w:sz w:val="20"/>
              </w:rPr>
            </w:pPr>
          </w:p>
        </w:tc>
      </w:tr>
    </w:tbl>
    <w:p w14:paraId="0014DB24" w14:textId="77777777" w:rsidR="009B1855" w:rsidRDefault="009B1855" w:rsidP="009B1855">
      <w:pPr>
        <w:ind w:left="1440"/>
        <w:contextualSpacing/>
        <w:rPr>
          <w:rFonts w:ascii="Segoe UI" w:eastAsia="Segoe UI" w:hAnsi="Segoe UI" w:cs="Times New Roman"/>
          <w:sz w:val="20"/>
        </w:rPr>
      </w:pPr>
    </w:p>
    <w:p w14:paraId="2F4E5979" w14:textId="74159E70" w:rsidR="00F11A47" w:rsidRDefault="00F11A47" w:rsidP="009B1855">
      <w:pPr>
        <w:ind w:left="1440"/>
        <w:contextualSpacing/>
        <w:rPr>
          <w:rFonts w:ascii="Segoe UI" w:eastAsia="Segoe UI" w:hAnsi="Segoe UI" w:cs="Times New Roman"/>
          <w:sz w:val="20"/>
        </w:rPr>
      </w:pPr>
    </w:p>
    <w:p w14:paraId="2F4E597A" w14:textId="77777777" w:rsidR="00F11A47" w:rsidRDefault="0016187A">
      <w:pPr>
        <w:ind w:left="720"/>
        <w:contextualSpacing/>
        <w:jc w:val="center"/>
        <w:rPr>
          <w:rFonts w:ascii="Segoe UI" w:eastAsia="Segoe UI" w:hAnsi="Segoe UI" w:cs="Times New Roman"/>
          <w:sz w:val="20"/>
        </w:rPr>
      </w:pPr>
      <w:r>
        <w:br w:type="page"/>
      </w:r>
    </w:p>
    <w:p w14:paraId="2F4E597B" w14:textId="77777777" w:rsidR="00F11A47" w:rsidRDefault="0016187A">
      <w:pPr>
        <w:ind w:left="720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b/>
          <w:bCs/>
          <w:sz w:val="20"/>
        </w:rPr>
        <w:lastRenderedPageBreak/>
        <w:t xml:space="preserve">Note: </w:t>
      </w:r>
      <w:r>
        <w:rPr>
          <w:rFonts w:ascii="Segoe UI" w:eastAsia="Segoe UI" w:hAnsi="Segoe UI" w:cs="Times New Roman"/>
          <w:sz w:val="20"/>
        </w:rPr>
        <w:t xml:space="preserve">This document contains the list of offices of Contoso Corp. Each office has a limited number of seats. </w:t>
      </w:r>
    </w:p>
    <w:p w14:paraId="2F4E597C" w14:textId="77777777" w:rsidR="00F11A47" w:rsidRDefault="0016187A">
      <w:pPr>
        <w:ind w:left="720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Every month a report describing the list of offices and the total number of seats is sent to the management (in this case the management is…yourself). The e-mail should look like this: </w:t>
      </w:r>
    </w:p>
    <w:p w14:paraId="2F4E597D" w14:textId="77777777" w:rsidR="00F11A47" w:rsidRDefault="0059329D">
      <w:pPr>
        <w:ind w:left="720"/>
        <w:contextualSpacing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2E" wp14:editId="497EEBF7">
            <wp:extent cx="1889760" cy="3215005"/>
            <wp:effectExtent l="0" t="0" r="0" b="0"/>
            <wp:docPr id="162505825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7E" w14:textId="77777777" w:rsidR="00F11A47" w:rsidRDefault="00F11A47">
      <w:pPr>
        <w:ind w:left="720"/>
        <w:contextualSpacing/>
        <w:jc w:val="center"/>
        <w:rPr>
          <w:rFonts w:ascii="Segoe UI" w:eastAsia="Segoe UI" w:hAnsi="Segoe UI" w:cs="Times New Roman"/>
          <w:sz w:val="20"/>
        </w:rPr>
      </w:pPr>
    </w:p>
    <w:p w14:paraId="2F4E597F" w14:textId="77777777" w:rsidR="00F11A47" w:rsidRDefault="0016187A">
      <w:pPr>
        <w:numPr>
          <w:ilvl w:val="0"/>
          <w:numId w:val="1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Create a flow to generate this email report.</w:t>
      </w:r>
    </w:p>
    <w:p w14:paraId="2F4E5980" w14:textId="77777777" w:rsidR="00F11A47" w:rsidRDefault="0016187A">
      <w:pPr>
        <w:numPr>
          <w:ilvl w:val="1"/>
          <w:numId w:val="1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Navigate to the </w:t>
      </w:r>
      <w:hyperlink r:id="rId10">
        <w:r>
          <w:rPr>
            <w:rFonts w:ascii="Segoe UI" w:eastAsia="Segoe UI" w:hAnsi="Segoe UI" w:cs="Times New Roman"/>
            <w:b/>
            <w:bCs/>
            <w:color w:val="0078D7"/>
            <w:sz w:val="20"/>
            <w:u w:val="single"/>
          </w:rPr>
          <w:t>Microsoft Flow portal</w:t>
        </w:r>
      </w:hyperlink>
      <w:r>
        <w:rPr>
          <w:rFonts w:ascii="Segoe UI" w:eastAsia="Segoe UI" w:hAnsi="Segoe UI" w:cs="Times New Roman"/>
          <w:sz w:val="20"/>
        </w:rPr>
        <w:t>.</w:t>
      </w:r>
    </w:p>
    <w:p w14:paraId="2F4E5981" w14:textId="4F65D33F" w:rsidR="00F11A47" w:rsidRDefault="0016187A">
      <w:pPr>
        <w:numPr>
          <w:ilvl w:val="1"/>
          <w:numId w:val="1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b/>
          <w:bCs/>
          <w:sz w:val="20"/>
        </w:rPr>
        <w:t>New</w:t>
      </w:r>
      <w:ins w:id="40" w:author="Dattatray Patil (Contractor)" w:date="2021-02-14T18:30:00Z">
        <w:r w:rsidR="00AC43A2">
          <w:rPr>
            <w:rFonts w:ascii="Segoe UI" w:eastAsia="Segoe UI" w:hAnsi="Segoe UI" w:cs="Times New Roman"/>
            <w:b/>
            <w:bCs/>
            <w:sz w:val="20"/>
          </w:rPr>
          <w:t xml:space="preserve"> flow</w:t>
        </w:r>
      </w:ins>
      <w:r>
        <w:rPr>
          <w:rFonts w:ascii="Segoe UI" w:eastAsia="Segoe UI" w:hAnsi="Segoe UI" w:cs="Times New Roman"/>
          <w:sz w:val="20"/>
        </w:rPr>
        <w:t xml:space="preserve"> &gt; </w:t>
      </w:r>
      <w:r>
        <w:rPr>
          <w:rFonts w:ascii="Segoe UI" w:eastAsia="Segoe UI" w:hAnsi="Segoe UI" w:cs="Times New Roman"/>
          <w:b/>
          <w:bCs/>
          <w:sz w:val="20"/>
        </w:rPr>
        <w:t xml:space="preserve">Scheduled </w:t>
      </w:r>
      <w:del w:id="41" w:author="Dattatray Patil (Contractor)" w:date="2021-02-14T18:30:00Z">
        <w:r w:rsidDel="00AC43A2">
          <w:rPr>
            <w:rFonts w:ascii="Segoe UI" w:eastAsia="Segoe UI" w:hAnsi="Segoe UI" w:cs="Times New Roman"/>
            <w:b/>
            <w:bCs/>
            <w:sz w:val="20"/>
          </w:rPr>
          <w:delText>–from blank</w:delText>
        </w:r>
      </w:del>
      <w:ins w:id="42" w:author="Dattatray Patil (Contractor)" w:date="2021-02-14T18:30:00Z">
        <w:r w:rsidR="00AC43A2">
          <w:rPr>
            <w:rFonts w:ascii="Segoe UI" w:eastAsia="Segoe UI" w:hAnsi="Segoe UI" w:cs="Times New Roman"/>
            <w:b/>
            <w:bCs/>
            <w:sz w:val="20"/>
          </w:rPr>
          <w:t>cloud flow</w:t>
        </w:r>
      </w:ins>
    </w:p>
    <w:p w14:paraId="2F4E5982" w14:textId="77777777" w:rsidR="00F11A47" w:rsidRDefault="0016187A">
      <w:pPr>
        <w:keepNext/>
        <w:numPr>
          <w:ilvl w:val="1"/>
          <w:numId w:val="1"/>
        </w:numPr>
        <w:ind w:left="1434" w:hanging="357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Use the following screenshot to name the </w:t>
      </w:r>
      <w:proofErr w:type="gramStart"/>
      <w:r>
        <w:rPr>
          <w:rFonts w:ascii="Segoe UI" w:eastAsia="Segoe UI" w:hAnsi="Segoe UI" w:cs="Times New Roman"/>
          <w:sz w:val="20"/>
        </w:rPr>
        <w:t>flow, and</w:t>
      </w:r>
      <w:proofErr w:type="gramEnd"/>
      <w:r>
        <w:rPr>
          <w:rFonts w:ascii="Segoe UI" w:eastAsia="Segoe UI" w:hAnsi="Segoe UI" w:cs="Times New Roman"/>
          <w:sz w:val="20"/>
        </w:rPr>
        <w:t xml:space="preserve"> set the flow frequency.</w:t>
      </w:r>
    </w:p>
    <w:p w14:paraId="2F4E5983" w14:textId="2E16345F" w:rsidR="00F11A47" w:rsidRDefault="0059329D">
      <w:pPr>
        <w:ind w:left="1434"/>
        <w:contextualSpacing/>
        <w:rPr>
          <w:ins w:id="43" w:author="Dattatray Patil (Contractor)" w:date="2021-02-14T18:31:00Z"/>
          <w:rFonts w:ascii="Segoe UI" w:eastAsia="Segoe UI" w:hAnsi="Segoe UI" w:cs="Times New Roman"/>
          <w:sz w:val="20"/>
        </w:rPr>
      </w:pPr>
      <w:del w:id="44" w:author="Dattatray Patil (Contractor)" w:date="2021-02-14T18:31:00Z">
        <w:r w:rsidDel="00AC43A2">
          <w:rPr>
            <w:noProof/>
          </w:rPr>
          <w:drawing>
            <wp:inline distT="0" distB="0" distL="0" distR="0" wp14:anchorId="2F4E5A30" wp14:editId="32BD9552">
              <wp:extent cx="6191252" cy="2174240"/>
              <wp:effectExtent l="0" t="0" r="0" b="0"/>
              <wp:docPr id="1264620412" name="Picture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"/>
                      <pic:cNvPicPr/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91252" cy="21742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4E3E23A" w14:textId="13C8576E" w:rsidR="00AC43A2" w:rsidRDefault="00AC43A2">
      <w:pPr>
        <w:ind w:left="1434"/>
        <w:contextualSpacing/>
        <w:rPr>
          <w:rFonts w:ascii="Segoe UI" w:eastAsia="Segoe UI" w:hAnsi="Segoe UI" w:cs="Times New Roman"/>
          <w:sz w:val="20"/>
        </w:rPr>
      </w:pPr>
      <w:ins w:id="45" w:author="Dattatray Patil (Contractor)" w:date="2021-02-14T18:31:00Z">
        <w:r>
          <w:rPr>
            <w:noProof/>
          </w:rPr>
          <w:lastRenderedPageBreak/>
          <w:drawing>
            <wp:inline distT="0" distB="0" distL="0" distR="0" wp14:anchorId="07CED3F5" wp14:editId="2BB331C5">
              <wp:extent cx="3650776" cy="2305917"/>
              <wp:effectExtent l="19050" t="19050" r="26035" b="18415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70893" cy="2318623"/>
                      </a:xfrm>
                      <a:prstGeom prst="rect">
                        <a:avLst/>
                      </a:prstGeom>
                      <a:ln>
                        <a:solidFill>
                          <a:schemeClr val="bg1">
                            <a:lumMod val="75000"/>
                          </a:schemeClr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2F4E5984" w14:textId="77777777" w:rsidR="00F11A47" w:rsidRDefault="0016187A">
      <w:pPr>
        <w:numPr>
          <w:ilvl w:val="1"/>
          <w:numId w:val="1"/>
        </w:numPr>
        <w:ind w:left="1434" w:hanging="357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Click </w:t>
      </w:r>
      <w:r>
        <w:rPr>
          <w:rFonts w:ascii="Segoe UI" w:eastAsia="Segoe UI" w:hAnsi="Segoe UI" w:cs="Times New Roman"/>
          <w:b/>
          <w:bCs/>
          <w:sz w:val="20"/>
        </w:rPr>
        <w:t>Create</w:t>
      </w:r>
      <w:r>
        <w:rPr>
          <w:rFonts w:ascii="Segoe UI" w:eastAsia="Segoe UI" w:hAnsi="Segoe UI" w:cs="Times New Roman"/>
          <w:sz w:val="20"/>
        </w:rPr>
        <w:t xml:space="preserve">. </w:t>
      </w:r>
    </w:p>
    <w:p w14:paraId="2F4E5985" w14:textId="77777777" w:rsidR="00F11A47" w:rsidRDefault="0016187A">
      <w:pPr>
        <w:keepNext/>
        <w:ind w:left="1077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The following flow will be generated:</w:t>
      </w:r>
    </w:p>
    <w:p w14:paraId="2F4E5986" w14:textId="77777777" w:rsidR="00F11A47" w:rsidRDefault="0059329D">
      <w:pPr>
        <w:ind w:left="1440"/>
        <w:contextualSpacing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32" wp14:editId="4486266D">
            <wp:extent cx="5072378" cy="1224280"/>
            <wp:effectExtent l="0" t="0" r="0" b="0"/>
            <wp:docPr id="569158819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378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87" w14:textId="77777777" w:rsidR="00F11A47" w:rsidRDefault="0016187A">
      <w:pPr>
        <w:numPr>
          <w:ilvl w:val="0"/>
          <w:numId w:val="1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The first challenge will be to define the </w:t>
      </w:r>
      <w:r>
        <w:rPr>
          <w:rFonts w:ascii="Segoe UI" w:eastAsia="Segoe UI" w:hAnsi="Segoe UI" w:cs="Times New Roman"/>
          <w:b/>
          <w:bCs/>
          <w:sz w:val="20"/>
        </w:rPr>
        <w:t>Total Capacity</w:t>
      </w:r>
      <w:r>
        <w:rPr>
          <w:rFonts w:ascii="Segoe UI" w:eastAsia="Segoe UI" w:hAnsi="Segoe UI" w:cs="Times New Roman"/>
          <w:sz w:val="20"/>
        </w:rPr>
        <w:t>. Use the following steps to create a variable that will contain that value.</w:t>
      </w:r>
    </w:p>
    <w:p w14:paraId="2F4E5988" w14:textId="59ABDE0C" w:rsidR="00F11A47" w:rsidRDefault="0016187A">
      <w:pPr>
        <w:numPr>
          <w:ilvl w:val="1"/>
          <w:numId w:val="1"/>
        </w:numPr>
        <w:contextualSpacing/>
        <w:rPr>
          <w:rFonts w:ascii="Segoe UI" w:eastAsia="Segoe UI" w:hAnsi="Segoe UI" w:cs="Times New Roman"/>
          <w:sz w:val="20"/>
        </w:rPr>
      </w:pPr>
      <w:del w:id="46" w:author="Dattatray Patil (Contractor)" w:date="2021-02-14T18:32:00Z">
        <w:r w:rsidDel="00AC43A2">
          <w:rPr>
            <w:rFonts w:ascii="Segoe UI" w:eastAsia="Segoe UI" w:hAnsi="Segoe UI" w:cs="Times New Roman"/>
            <w:sz w:val="20"/>
          </w:rPr>
          <w:delText>Add an action below the trigger</w:delText>
        </w:r>
      </w:del>
      <w:ins w:id="47" w:author="Dattatray Patil (Contractor)" w:date="2021-02-14T18:32:00Z">
        <w:r w:rsidR="00AC43A2">
          <w:rPr>
            <w:rFonts w:ascii="Segoe UI" w:eastAsia="Segoe UI" w:hAnsi="Segoe UI" w:cs="Times New Roman"/>
            <w:sz w:val="20"/>
          </w:rPr>
          <w:t xml:space="preserve"> Select </w:t>
        </w:r>
      </w:ins>
      <w:ins w:id="48" w:author="Dattatray Patil (Contractor)" w:date="2021-02-14T18:37:00Z">
        <w:r w:rsidR="00926B07">
          <w:rPr>
            <w:rFonts w:ascii="Segoe UI" w:eastAsia="Segoe UI" w:hAnsi="Segoe UI" w:cs="Times New Roman"/>
            <w:b/>
            <w:bCs/>
            <w:sz w:val="20"/>
          </w:rPr>
          <w:t>New</w:t>
        </w:r>
      </w:ins>
      <w:ins w:id="49" w:author="Dattatray Patil (Contractor)" w:date="2021-02-14T18:32:00Z">
        <w:r w:rsidR="00AC43A2">
          <w:rPr>
            <w:rFonts w:ascii="Segoe UI" w:eastAsia="Segoe UI" w:hAnsi="Segoe UI" w:cs="Times New Roman"/>
            <w:b/>
            <w:bCs/>
            <w:sz w:val="20"/>
          </w:rPr>
          <w:t xml:space="preserve"> </w:t>
        </w:r>
      </w:ins>
      <w:ins w:id="50" w:author="Dattatray Patil (Contractor)" w:date="2021-02-14T18:33:00Z">
        <w:r w:rsidR="00AC43A2">
          <w:rPr>
            <w:rFonts w:ascii="Segoe UI" w:eastAsia="Segoe UI" w:hAnsi="Segoe UI" w:cs="Times New Roman"/>
            <w:b/>
            <w:bCs/>
            <w:sz w:val="20"/>
          </w:rPr>
          <w:t>Step</w:t>
        </w:r>
      </w:ins>
      <w:r>
        <w:rPr>
          <w:rFonts w:ascii="Segoe UI" w:eastAsia="Segoe UI" w:hAnsi="Segoe UI" w:cs="Times New Roman"/>
          <w:sz w:val="20"/>
        </w:rPr>
        <w:t xml:space="preserve"> and select</w:t>
      </w:r>
      <w:r>
        <w:rPr>
          <w:rFonts w:ascii="Segoe UI" w:eastAsia="Segoe UI" w:hAnsi="Segoe UI" w:cs="Times New Roman"/>
          <w:b/>
          <w:bCs/>
          <w:sz w:val="20"/>
        </w:rPr>
        <w:t xml:space="preserve"> Initialize variable</w:t>
      </w:r>
      <w:r>
        <w:rPr>
          <w:rFonts w:ascii="Segoe UI" w:eastAsia="Segoe UI" w:hAnsi="Segoe UI" w:cs="Times New Roman"/>
          <w:sz w:val="20"/>
        </w:rPr>
        <w:t>:</w:t>
      </w:r>
    </w:p>
    <w:p w14:paraId="2F4E5989" w14:textId="77777777" w:rsidR="00F11A47" w:rsidRDefault="0059329D">
      <w:pPr>
        <w:ind w:left="1440"/>
        <w:contextualSpacing/>
        <w:rPr>
          <w:rFonts w:ascii="Segoe UI" w:eastAsia="Segoe UI" w:hAnsi="Segoe UI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2F4E5A34" wp14:editId="5BAF6C30">
            <wp:extent cx="2620109" cy="4232228"/>
            <wp:effectExtent l="19050" t="19050" r="27940" b="16510"/>
            <wp:docPr id="1453408263" name="Picture 995430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543075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481" cy="42392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4E598A" w14:textId="77777777" w:rsidR="00F11A47" w:rsidRDefault="0016187A">
      <w:pPr>
        <w:numPr>
          <w:ilvl w:val="1"/>
          <w:numId w:val="1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Rename this action to </w:t>
      </w:r>
      <w:r>
        <w:rPr>
          <w:rFonts w:ascii="Segoe UI" w:eastAsia="Segoe UI" w:hAnsi="Segoe UI" w:cs="Times New Roman"/>
          <w:b/>
          <w:bCs/>
          <w:color w:val="277DFF"/>
          <w:sz w:val="20"/>
        </w:rPr>
        <w:t>Initialize variable Total Capacity</w:t>
      </w:r>
      <w:r>
        <w:rPr>
          <w:rFonts w:ascii="Segoe UI" w:eastAsia="Segoe UI" w:hAnsi="Segoe UI" w:cs="Times New Roman"/>
          <w:sz w:val="20"/>
        </w:rPr>
        <w:t xml:space="preserve">, set the variable name </w:t>
      </w:r>
      <w:r>
        <w:rPr>
          <w:rFonts w:ascii="Segoe UI" w:eastAsia="Segoe UI" w:hAnsi="Segoe UI" w:cs="Times New Roman"/>
          <w:b/>
          <w:bCs/>
          <w:color w:val="277DFF"/>
          <w:sz w:val="20"/>
        </w:rPr>
        <w:t>Total Capacity</w:t>
      </w:r>
      <w:r>
        <w:rPr>
          <w:rFonts w:ascii="Segoe UI" w:eastAsia="Segoe UI" w:hAnsi="Segoe UI" w:cs="Times New Roman"/>
          <w:b/>
          <w:bCs/>
          <w:sz w:val="20"/>
        </w:rPr>
        <w:t>,</w:t>
      </w:r>
      <w:r>
        <w:rPr>
          <w:rFonts w:ascii="Segoe UI" w:eastAsia="Segoe UI" w:hAnsi="Segoe UI" w:cs="Times New Roman"/>
          <w:sz w:val="20"/>
        </w:rPr>
        <w:t xml:space="preserve"> and select </w:t>
      </w:r>
      <w:r>
        <w:rPr>
          <w:rFonts w:ascii="Segoe UI" w:eastAsia="Segoe UI" w:hAnsi="Segoe UI" w:cs="Times New Roman"/>
          <w:b/>
          <w:bCs/>
          <w:sz w:val="20"/>
        </w:rPr>
        <w:t>Integer</w:t>
      </w:r>
      <w:r>
        <w:rPr>
          <w:rFonts w:ascii="Segoe UI" w:eastAsia="Segoe UI" w:hAnsi="Segoe UI" w:cs="Times New Roman"/>
          <w:sz w:val="20"/>
        </w:rPr>
        <w:t xml:space="preserve"> as the type with an initial </w:t>
      </w:r>
      <w:r>
        <w:rPr>
          <w:rFonts w:ascii="Segoe UI" w:eastAsia="Segoe UI" w:hAnsi="Segoe UI" w:cs="Times New Roman"/>
          <w:b/>
          <w:bCs/>
          <w:sz w:val="20"/>
        </w:rPr>
        <w:t>Value</w:t>
      </w:r>
      <w:r>
        <w:rPr>
          <w:rFonts w:ascii="Segoe UI" w:eastAsia="Segoe UI" w:hAnsi="Segoe UI" w:cs="Times New Roman"/>
          <w:sz w:val="20"/>
        </w:rPr>
        <w:t xml:space="preserve"> of </w:t>
      </w:r>
      <w:r>
        <w:rPr>
          <w:rFonts w:ascii="Segoe UI" w:eastAsia="Segoe UI" w:hAnsi="Segoe UI" w:cs="Times New Roman"/>
          <w:b/>
          <w:bCs/>
          <w:color w:val="277DFF"/>
          <w:sz w:val="20"/>
        </w:rPr>
        <w:t>0</w:t>
      </w:r>
      <w:r>
        <w:rPr>
          <w:rFonts w:ascii="Segoe UI" w:eastAsia="Segoe UI" w:hAnsi="Segoe UI" w:cs="Times New Roman"/>
          <w:sz w:val="20"/>
        </w:rPr>
        <w:t>:</w:t>
      </w:r>
    </w:p>
    <w:p w14:paraId="2F4E598B" w14:textId="77777777" w:rsidR="00F11A47" w:rsidRDefault="0059329D">
      <w:pPr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36" wp14:editId="16DCD295">
            <wp:extent cx="4111417" cy="1545590"/>
            <wp:effectExtent l="0" t="0" r="3810" b="0"/>
            <wp:docPr id="158616595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480" cy="155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8C" w14:textId="368E54C5" w:rsidR="00F11A47" w:rsidRDefault="0016187A">
      <w:pPr>
        <w:numPr>
          <w:ilvl w:val="0"/>
          <w:numId w:val="1"/>
        </w:numPr>
        <w:contextualSpacing/>
        <w:rPr>
          <w:rFonts w:ascii="Segoe UI" w:eastAsia="Segoe UI" w:hAnsi="Segoe UI" w:cs="Times New Roman"/>
          <w:sz w:val="20"/>
        </w:rPr>
      </w:pPr>
      <w:del w:id="51" w:author="Dattatray Patil (Contractor)" w:date="2021-02-14T18:34:00Z">
        <w:r w:rsidDel="00AC43A2">
          <w:rPr>
            <w:rFonts w:ascii="Segoe UI" w:eastAsia="Segoe UI" w:hAnsi="Segoe UI" w:cs="Times New Roman"/>
            <w:sz w:val="20"/>
          </w:rPr>
          <w:delText>Name the flow</w:delText>
        </w:r>
      </w:del>
      <w:ins w:id="52" w:author="Dattatray Patil (Contractor)" w:date="2021-02-14T18:34:00Z">
        <w:r w:rsidR="00AC43A2">
          <w:rPr>
            <w:rFonts w:ascii="Segoe UI" w:eastAsia="Segoe UI" w:hAnsi="Segoe UI" w:cs="Times New Roman"/>
            <w:sz w:val="20"/>
          </w:rPr>
          <w:t xml:space="preserve">Click on </w:t>
        </w:r>
        <w:r w:rsidR="00AC43A2" w:rsidRPr="00AC43A2">
          <w:rPr>
            <w:rFonts w:ascii="Segoe UI" w:eastAsia="Segoe UI" w:hAnsi="Segoe UI" w:cs="Times New Roman"/>
            <w:b/>
            <w:bCs/>
            <w:sz w:val="20"/>
            <w:rPrChange w:id="53" w:author="Dattatray Patil (Contractor)" w:date="2021-02-14T18:34:00Z">
              <w:rPr>
                <w:rFonts w:ascii="Segoe UI" w:eastAsia="Segoe UI" w:hAnsi="Segoe UI" w:cs="Times New Roman"/>
                <w:sz w:val="20"/>
              </w:rPr>
            </w:rPrChange>
          </w:rPr>
          <w:t xml:space="preserve">Save </w:t>
        </w:r>
      </w:ins>
      <w:r>
        <w:rPr>
          <w:rFonts w:ascii="Segoe UI" w:eastAsia="Segoe UI" w:hAnsi="Segoe UI" w:cs="Times New Roman"/>
          <w:sz w:val="20"/>
        </w:rPr>
        <w:t xml:space="preserve"> </w:t>
      </w:r>
      <w:ins w:id="54" w:author="Dattatray Patil (Contractor)" w:date="2021-02-14T18:34:00Z">
        <w:r w:rsidR="00AC43A2">
          <w:rPr>
            <w:rFonts w:ascii="Segoe UI" w:eastAsia="Segoe UI" w:hAnsi="Segoe UI" w:cs="Times New Roman"/>
            <w:sz w:val="20"/>
          </w:rPr>
          <w:t>butto</w:t>
        </w:r>
      </w:ins>
      <w:ins w:id="55" w:author="Dattatray Patil (Contractor)" w:date="2021-02-14T18:35:00Z">
        <w:r w:rsidR="00AC43A2">
          <w:rPr>
            <w:rFonts w:ascii="Segoe UI" w:eastAsia="Segoe UI" w:hAnsi="Segoe UI" w:cs="Times New Roman"/>
            <w:sz w:val="20"/>
          </w:rPr>
          <w:t xml:space="preserve">n to </w:t>
        </w:r>
      </w:ins>
      <w:r>
        <w:rPr>
          <w:rFonts w:ascii="Segoe UI" w:eastAsia="Segoe UI" w:hAnsi="Segoe UI" w:cs="Times New Roman"/>
          <w:b/>
          <w:bCs/>
          <w:color w:val="277DFF"/>
          <w:sz w:val="20"/>
        </w:rPr>
        <w:t>Office Capacity</w:t>
      </w:r>
      <w:r>
        <w:rPr>
          <w:rFonts w:ascii="Segoe UI" w:eastAsia="Segoe UI" w:hAnsi="Segoe UI" w:cs="Times New Roman"/>
          <w:color w:val="277DFF"/>
          <w:sz w:val="20"/>
        </w:rPr>
        <w:t xml:space="preserve"> </w:t>
      </w:r>
      <w:del w:id="56" w:author="Dattatray Patil (Contractor)" w:date="2021-02-14T18:34:00Z">
        <w:r w:rsidDel="00AC43A2">
          <w:rPr>
            <w:rFonts w:ascii="Segoe UI" w:eastAsia="Segoe UI" w:hAnsi="Segoe UI" w:cs="Times New Roman"/>
            <w:sz w:val="20"/>
          </w:rPr>
          <w:delText xml:space="preserve">and </w:delText>
        </w:r>
        <w:r w:rsidDel="00AC43A2">
          <w:rPr>
            <w:rFonts w:ascii="Segoe UI" w:eastAsia="Segoe UI" w:hAnsi="Segoe UI" w:cs="Times New Roman"/>
            <w:b/>
            <w:bCs/>
            <w:sz w:val="20"/>
          </w:rPr>
          <w:delText>Save</w:delText>
        </w:r>
      </w:del>
      <w:ins w:id="57" w:author="Dattatray Patil (Contractor)" w:date="2021-02-14T18:34:00Z">
        <w:r w:rsidR="00AC43A2">
          <w:rPr>
            <w:rFonts w:ascii="Segoe UI" w:eastAsia="Segoe UI" w:hAnsi="Segoe UI" w:cs="Times New Roman"/>
            <w:sz w:val="20"/>
          </w:rPr>
          <w:t xml:space="preserve">flow </w:t>
        </w:r>
      </w:ins>
      <w:r>
        <w:rPr>
          <w:rFonts w:ascii="Segoe UI" w:eastAsia="Segoe UI" w:hAnsi="Segoe UI" w:cs="Times New Roman"/>
          <w:sz w:val="20"/>
        </w:rPr>
        <w:t>.</w:t>
      </w:r>
      <w:r>
        <w:br w:type="page"/>
      </w:r>
    </w:p>
    <w:p w14:paraId="2F4E598D" w14:textId="77777777" w:rsidR="00F11A47" w:rsidRPr="00926B07" w:rsidRDefault="0016187A" w:rsidP="00926B07">
      <w:pPr>
        <w:pStyle w:val="Heading2"/>
        <w:rPr>
          <w:rFonts w:ascii="Segoe UI" w:hAnsi="Segoe UI" w:cs="Segoe UI"/>
          <w:rPrChange w:id="58" w:author="Dattatray Patil (Contractor)" w:date="2021-02-14T18:36:00Z">
            <w:rPr/>
          </w:rPrChange>
        </w:rPr>
        <w:pPrChange w:id="59" w:author="Dattatray Patil (Contractor)" w:date="2021-02-14T18:36:00Z">
          <w:pPr>
            <w:keepNext/>
            <w:keepLines/>
            <w:spacing w:before="240" w:after="60"/>
            <w:outlineLvl w:val="3"/>
          </w:pPr>
        </w:pPrChange>
      </w:pPr>
      <w:bookmarkStart w:id="60" w:name="_Toc41060361"/>
      <w:r w:rsidRPr="00926B07">
        <w:rPr>
          <w:rFonts w:ascii="Segoe UI" w:hAnsi="Segoe UI" w:cs="Segoe UI"/>
          <w:sz w:val="28"/>
          <w:szCs w:val="28"/>
          <w:rPrChange w:id="61" w:author="Dattatray Patil (Contractor)" w:date="2021-02-14T18:36:00Z">
            <w:rPr/>
          </w:rPrChange>
        </w:rPr>
        <w:lastRenderedPageBreak/>
        <w:t>Task 4.2: Extend the flow to loop through all offices</w:t>
      </w:r>
      <w:bookmarkEnd w:id="60"/>
    </w:p>
    <w:p w14:paraId="2F4E598E" w14:textId="77777777" w:rsidR="00F11A47" w:rsidRDefault="0016187A">
      <w:pPr>
        <w:ind w:left="360"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In this task you will update the flow; make it loop through all offices, retrieve their capacity, and increment the Global Capacity variable to calculate the total capacity.</w:t>
      </w:r>
    </w:p>
    <w:p w14:paraId="2F4E598F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To retrieve the list of offices.</w:t>
      </w:r>
    </w:p>
    <w:p w14:paraId="2F4E5990" w14:textId="2519680A" w:rsidR="00F11A47" w:rsidRDefault="0016187A">
      <w:pPr>
        <w:numPr>
          <w:ilvl w:val="1"/>
          <w:numId w:val="3"/>
        </w:numPr>
        <w:contextualSpacing/>
        <w:rPr>
          <w:ins w:id="62" w:author="Dattatray Patil (Contractor)" w:date="2021-02-14T18:38:00Z"/>
          <w:rFonts w:ascii="Segoe UI" w:eastAsia="Segoe UI" w:hAnsi="Segoe UI" w:cs="Times New Roman"/>
          <w:sz w:val="20"/>
        </w:rPr>
      </w:pPr>
      <w:del w:id="63" w:author="Dattatray Patil (Contractor)" w:date="2021-02-14T18:36:00Z">
        <w:r w:rsidDel="00926B07">
          <w:rPr>
            <w:rFonts w:ascii="Segoe UI" w:eastAsia="Segoe UI" w:hAnsi="Segoe UI" w:cs="Times New Roman"/>
            <w:b/>
            <w:bCs/>
            <w:sz w:val="20"/>
          </w:rPr>
          <w:delText>Add an</w:delText>
        </w:r>
        <w:r w:rsidDel="00926B07">
          <w:rPr>
            <w:rFonts w:ascii="Segoe UI" w:eastAsia="Segoe UI" w:hAnsi="Segoe UI" w:cs="Times New Roman"/>
            <w:sz w:val="20"/>
          </w:rPr>
          <w:delText xml:space="preserve"> </w:delText>
        </w:r>
        <w:r w:rsidDel="00926B07">
          <w:rPr>
            <w:rFonts w:ascii="Segoe UI" w:eastAsia="Segoe UI" w:hAnsi="Segoe UI" w:cs="Times New Roman"/>
            <w:b/>
            <w:bCs/>
            <w:sz w:val="20"/>
          </w:rPr>
          <w:delText>action</w:delText>
        </w:r>
      </w:del>
      <w:ins w:id="64" w:author="Dattatray Patil (Contractor)" w:date="2021-02-14T18:36:00Z">
        <w:r w:rsidR="00926B07">
          <w:rPr>
            <w:rFonts w:ascii="Segoe UI" w:eastAsia="Segoe UI" w:hAnsi="Segoe UI" w:cs="Times New Roman"/>
            <w:b/>
            <w:bCs/>
            <w:sz w:val="20"/>
          </w:rPr>
          <w:t>Select New step</w:t>
        </w:r>
      </w:ins>
      <w:r>
        <w:rPr>
          <w:rFonts w:ascii="Segoe UI" w:eastAsia="Segoe UI" w:hAnsi="Segoe UI" w:cs="Times New Roman"/>
          <w:sz w:val="20"/>
        </w:rPr>
        <w:t xml:space="preserve"> &gt;</w:t>
      </w:r>
      <w:ins w:id="65" w:author="Dattatray Patil (Contractor)" w:date="2021-02-14T18:38:00Z">
        <w:r w:rsidR="00926B07">
          <w:rPr>
            <w:rFonts w:ascii="Segoe UI" w:eastAsia="Segoe UI" w:hAnsi="Segoe UI" w:cs="Times New Roman"/>
            <w:sz w:val="20"/>
          </w:rPr>
          <w:t xml:space="preserve"> </w:t>
        </w:r>
        <w:r w:rsidR="00926B07" w:rsidRPr="00926B07">
          <w:rPr>
            <w:rFonts w:ascii="Segoe UI" w:eastAsia="Segoe UI" w:hAnsi="Segoe UI" w:cs="Times New Roman"/>
            <w:b/>
            <w:bCs/>
            <w:sz w:val="20"/>
            <w:rPrChange w:id="66" w:author="Dattatray Patil (Contractor)" w:date="2021-02-14T18:38:00Z">
              <w:rPr>
                <w:rFonts w:ascii="Segoe UI" w:eastAsia="Segoe UI" w:hAnsi="Segoe UI" w:cs="Times New Roman"/>
                <w:sz w:val="20"/>
              </w:rPr>
            </w:rPrChange>
          </w:rPr>
          <w:t>Excel Online</w:t>
        </w:r>
        <w:r w:rsidR="00926B07">
          <w:rPr>
            <w:rFonts w:ascii="Segoe UI" w:eastAsia="Segoe UI" w:hAnsi="Segoe UI" w:cs="Times New Roman"/>
            <w:sz w:val="20"/>
          </w:rPr>
          <w:t xml:space="preserve"> &gt;</w:t>
        </w:r>
      </w:ins>
      <w:r>
        <w:rPr>
          <w:rFonts w:ascii="Segoe UI" w:eastAsia="Segoe UI" w:hAnsi="Segoe UI" w:cs="Times New Roman"/>
          <w:sz w:val="20"/>
        </w:rPr>
        <w:t xml:space="preserve"> </w:t>
      </w:r>
      <w:r>
        <w:rPr>
          <w:rFonts w:ascii="Segoe UI" w:eastAsia="Segoe UI" w:hAnsi="Segoe UI" w:cs="Times New Roman"/>
          <w:b/>
          <w:bCs/>
          <w:sz w:val="20"/>
        </w:rPr>
        <w:t>List rows present in a table</w:t>
      </w:r>
      <w:r>
        <w:rPr>
          <w:rFonts w:ascii="Segoe UI" w:eastAsia="Segoe UI" w:hAnsi="Segoe UI" w:cs="Times New Roman"/>
          <w:sz w:val="20"/>
        </w:rPr>
        <w:t>:</w:t>
      </w:r>
    </w:p>
    <w:p w14:paraId="441C86B8" w14:textId="2138D4F7" w:rsidR="00926B07" w:rsidRDefault="00926B07" w:rsidP="00926B07">
      <w:pPr>
        <w:ind w:left="1080"/>
        <w:contextualSpacing/>
        <w:rPr>
          <w:rFonts w:ascii="Segoe UI" w:eastAsia="Segoe UI" w:hAnsi="Segoe UI" w:cs="Times New Roman"/>
          <w:sz w:val="20"/>
        </w:rPr>
        <w:pPrChange w:id="67" w:author="Dattatray Patil (Contractor)" w:date="2021-02-14T18:38:00Z">
          <w:pPr>
            <w:numPr>
              <w:ilvl w:val="1"/>
              <w:numId w:val="3"/>
            </w:numPr>
            <w:ind w:left="1440" w:hanging="360"/>
            <w:contextualSpacing/>
          </w:pPr>
        </w:pPrChange>
      </w:pPr>
      <w:ins w:id="68" w:author="Dattatray Patil (Contractor)" w:date="2021-02-14T18:38:00Z">
        <w:r>
          <w:rPr>
            <w:rFonts w:ascii="Segoe UI" w:eastAsia="Segoe UI" w:hAnsi="Segoe UI" w:cs="Times New Roman"/>
            <w:noProof/>
            <w:sz w:val="20"/>
          </w:rPr>
          <w:drawing>
            <wp:inline distT="0" distB="0" distL="0" distR="0" wp14:anchorId="5CEF2C99" wp14:editId="73CB0AE5">
              <wp:extent cx="3193576" cy="1460052"/>
              <wp:effectExtent l="0" t="0" r="6985" b="6985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217012" cy="147076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F4E5991" w14:textId="77777777" w:rsidR="00F11A47" w:rsidRDefault="0059329D">
      <w:pPr>
        <w:ind w:left="1440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38" wp14:editId="4883D6FD">
            <wp:extent cx="2884170" cy="2447925"/>
            <wp:effectExtent l="19050" t="19050" r="11430" b="28575"/>
            <wp:docPr id="1592329607" name="Picture 995430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543075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24479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4E5992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Set the Excel action’s properties as per the next screenshot:</w:t>
      </w:r>
    </w:p>
    <w:p w14:paraId="2F4E5993" w14:textId="77777777" w:rsidR="00F11A47" w:rsidRDefault="0016187A">
      <w:pPr>
        <w:ind w:left="1440"/>
        <w:rPr>
          <w:rFonts w:ascii="Segoe UI" w:eastAsia="Segoe UI" w:hAnsi="Segoe UI" w:cs="Times New Roman"/>
          <w:sz w:val="20"/>
        </w:rPr>
      </w:pPr>
      <w:r w:rsidRPr="63D32F1F">
        <w:rPr>
          <w:rFonts w:ascii="Segoe UI" w:eastAsia="Segoe UI" w:hAnsi="Segoe UI" w:cs="Times New Roman"/>
          <w:sz w:val="20"/>
          <w:szCs w:val="20"/>
        </w:rPr>
        <w:t xml:space="preserve"> </w:t>
      </w:r>
      <w:r w:rsidR="0059329D">
        <w:rPr>
          <w:noProof/>
        </w:rPr>
        <w:drawing>
          <wp:inline distT="0" distB="0" distL="0" distR="0" wp14:anchorId="2F4E5A3A" wp14:editId="5A247D0A">
            <wp:extent cx="3096370" cy="1718490"/>
            <wp:effectExtent l="19050" t="19050" r="27940" b="15240"/>
            <wp:docPr id="1999669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0" t="2309" b="4052"/>
                    <a:stretch/>
                  </pic:blipFill>
                  <pic:spPr bwMode="auto">
                    <a:xfrm>
                      <a:off x="0" y="0"/>
                      <a:ext cx="3122210" cy="17328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E5994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Loop through the cities</w:t>
      </w:r>
    </w:p>
    <w:p w14:paraId="2F4E5995" w14:textId="7A5B4999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del w:id="69" w:author="Dattatray Patil (Contractor)" w:date="2021-02-14T18:40:00Z">
        <w:r w:rsidDel="00926B07">
          <w:rPr>
            <w:rFonts w:ascii="Segoe UI" w:eastAsia="Segoe UI" w:hAnsi="Segoe UI" w:cs="Times New Roman"/>
            <w:b/>
            <w:bCs/>
            <w:sz w:val="20"/>
          </w:rPr>
          <w:delText>Add an action</w:delText>
        </w:r>
      </w:del>
      <w:ins w:id="70" w:author="Dattatray Patil (Contractor)" w:date="2021-02-14T18:40:00Z">
        <w:r w:rsidR="00926B07">
          <w:rPr>
            <w:rFonts w:ascii="Segoe UI" w:eastAsia="Segoe UI" w:hAnsi="Segoe UI" w:cs="Times New Roman"/>
            <w:b/>
            <w:bCs/>
            <w:sz w:val="20"/>
          </w:rPr>
          <w:t>Select New step</w:t>
        </w:r>
      </w:ins>
      <w:r>
        <w:rPr>
          <w:rFonts w:ascii="Segoe UI" w:eastAsia="Segoe UI" w:hAnsi="Segoe UI" w:cs="Times New Roman"/>
          <w:sz w:val="20"/>
        </w:rPr>
        <w:t xml:space="preserve"> &gt; </w:t>
      </w:r>
      <w:r>
        <w:rPr>
          <w:rFonts w:ascii="Segoe UI" w:eastAsia="Segoe UI" w:hAnsi="Segoe UI" w:cs="Times New Roman"/>
          <w:b/>
          <w:bCs/>
          <w:sz w:val="20"/>
        </w:rPr>
        <w:t>Control</w:t>
      </w:r>
      <w:r>
        <w:rPr>
          <w:rFonts w:ascii="Segoe UI" w:eastAsia="Segoe UI" w:hAnsi="Segoe UI" w:cs="Times New Roman"/>
          <w:sz w:val="20"/>
        </w:rPr>
        <w:t xml:space="preserve"> </w:t>
      </w:r>
    </w:p>
    <w:p w14:paraId="2F4E5996" w14:textId="77777777" w:rsidR="00F11A47" w:rsidRDefault="0059329D" w:rsidP="00926B07">
      <w:pPr>
        <w:ind w:left="2160"/>
        <w:rPr>
          <w:rFonts w:ascii="Segoe UI" w:eastAsia="Segoe UI" w:hAnsi="Segoe UI" w:cs="Times New Roman"/>
          <w:sz w:val="20"/>
        </w:rPr>
        <w:pPrChange w:id="71" w:author="Dattatray Patil (Contractor)" w:date="2021-02-14T18:41:00Z">
          <w:pPr>
            <w:ind w:left="1080"/>
          </w:pPr>
        </w:pPrChange>
      </w:pPr>
      <w:r>
        <w:rPr>
          <w:noProof/>
        </w:rPr>
        <w:lastRenderedPageBreak/>
        <w:drawing>
          <wp:inline distT="0" distB="0" distL="0" distR="0" wp14:anchorId="2F4E5A3C" wp14:editId="67D14C64">
            <wp:extent cx="1773555" cy="1857375"/>
            <wp:effectExtent l="19050" t="19050" r="17145" b="28575"/>
            <wp:docPr id="1312172100" name="Picture 995430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543075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555" cy="1857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4E5997" w14:textId="77777777" w:rsidR="00F11A47" w:rsidRDefault="0016187A">
      <w:pPr>
        <w:keepNext/>
        <w:numPr>
          <w:ilvl w:val="1"/>
          <w:numId w:val="3"/>
        </w:numPr>
        <w:ind w:left="1434" w:hanging="357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Click </w:t>
      </w:r>
      <w:r>
        <w:rPr>
          <w:rFonts w:ascii="Segoe UI" w:eastAsia="Segoe UI" w:hAnsi="Segoe UI" w:cs="Times New Roman"/>
          <w:b/>
          <w:bCs/>
          <w:sz w:val="20"/>
        </w:rPr>
        <w:t>Apply to each:</w:t>
      </w:r>
    </w:p>
    <w:p w14:paraId="2F4E5998" w14:textId="77777777" w:rsidR="00F11A47" w:rsidRDefault="00F11A47">
      <w:pPr>
        <w:ind w:left="1440"/>
        <w:contextualSpacing/>
        <w:jc w:val="center"/>
        <w:rPr>
          <w:rFonts w:ascii="Segoe UI" w:eastAsia="Segoe UI" w:hAnsi="Segoe UI" w:cs="Times New Roman"/>
          <w:sz w:val="20"/>
        </w:rPr>
      </w:pPr>
    </w:p>
    <w:p w14:paraId="2F4E5999" w14:textId="77777777" w:rsidR="00F11A47" w:rsidRDefault="0059329D" w:rsidP="00926B07">
      <w:pPr>
        <w:ind w:left="2160"/>
        <w:contextualSpacing/>
        <w:rPr>
          <w:rFonts w:ascii="Segoe UI" w:eastAsia="Segoe UI" w:hAnsi="Segoe UI" w:cs="Times New Roman"/>
          <w:sz w:val="20"/>
        </w:rPr>
        <w:pPrChange w:id="72" w:author="Dattatray Patil (Contractor)" w:date="2021-02-14T18:41:00Z">
          <w:pPr>
            <w:ind w:left="1440"/>
            <w:contextualSpacing/>
          </w:pPr>
        </w:pPrChange>
      </w:pPr>
      <w:r>
        <w:rPr>
          <w:noProof/>
        </w:rPr>
        <w:drawing>
          <wp:inline distT="0" distB="0" distL="0" distR="0" wp14:anchorId="2F4E5A3E" wp14:editId="43A1C222">
            <wp:extent cx="1557956" cy="2307894"/>
            <wp:effectExtent l="19050" t="19050" r="23495" b="16510"/>
            <wp:docPr id="1852072172" name="Picture 995430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543075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311" cy="23202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4E599A" w14:textId="77777777" w:rsidR="00F11A47" w:rsidRDefault="0016187A">
      <w:pPr>
        <w:ind w:left="720"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Your Flow should now look like this:</w:t>
      </w:r>
    </w:p>
    <w:p w14:paraId="2F4E599B" w14:textId="77777777" w:rsidR="00F11A47" w:rsidRDefault="0059329D">
      <w:pPr>
        <w:ind w:left="720"/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2F4E5A40" wp14:editId="31DE3DC0">
            <wp:extent cx="4127500" cy="3352800"/>
            <wp:effectExtent l="0" t="0" r="0" b="0"/>
            <wp:docPr id="400134990" name="Picture 1208665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86654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9C" w14:textId="3E114261" w:rsidR="00F11A47" w:rsidRDefault="0016187A">
      <w:pPr>
        <w:numPr>
          <w:ilvl w:val="0"/>
          <w:numId w:val="3"/>
        </w:numPr>
        <w:contextualSpacing/>
        <w:rPr>
          <w:ins w:id="73" w:author="Dattatray Patil (Contractor)" w:date="2021-02-14T18:43:00Z"/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Configure the </w:t>
      </w:r>
      <w:r>
        <w:rPr>
          <w:rFonts w:ascii="Segoe UI" w:eastAsia="Segoe UI" w:hAnsi="Segoe UI" w:cs="Times New Roman"/>
          <w:b/>
          <w:bCs/>
          <w:sz w:val="20"/>
        </w:rPr>
        <w:t xml:space="preserve">Apply to each </w:t>
      </w:r>
      <w:r>
        <w:rPr>
          <w:rFonts w:ascii="Segoe UI" w:eastAsia="Segoe UI" w:hAnsi="Segoe UI" w:cs="Times New Roman"/>
          <w:sz w:val="20"/>
        </w:rPr>
        <w:t xml:space="preserve">action (it expects a list of values), using the </w:t>
      </w:r>
      <w:del w:id="74" w:author="Dattatray Patil (Contractor)" w:date="2021-02-14T18:44:00Z">
        <w:r w:rsidDel="00926B07">
          <w:rPr>
            <w:rFonts w:ascii="Segoe UI" w:eastAsia="Segoe UI" w:hAnsi="Segoe UI" w:cs="Times New Roman"/>
            <w:sz w:val="20"/>
          </w:rPr>
          <w:delText>Dynamic content tab</w:delText>
        </w:r>
      </w:del>
      <w:ins w:id="75" w:author="Dattatray Patil (Contractor)" w:date="2021-02-14T18:44:00Z">
        <w:r w:rsidR="00926B07">
          <w:rPr>
            <w:rFonts w:ascii="Segoe UI" w:eastAsia="Segoe UI" w:hAnsi="Segoe UI" w:cs="Times New Roman"/>
            <w:sz w:val="20"/>
          </w:rPr>
          <w:t>”Add a dynamic value”</w:t>
        </w:r>
      </w:ins>
      <w:r>
        <w:rPr>
          <w:rFonts w:ascii="Segoe UI" w:eastAsia="Segoe UI" w:hAnsi="Segoe UI" w:cs="Times New Roman"/>
          <w:sz w:val="20"/>
        </w:rPr>
        <w:t xml:space="preserve"> to select the </w:t>
      </w:r>
      <w:r>
        <w:rPr>
          <w:rFonts w:ascii="Segoe UI" w:eastAsia="Segoe UI" w:hAnsi="Segoe UI" w:cs="Times New Roman"/>
          <w:b/>
          <w:bCs/>
          <w:sz w:val="20"/>
        </w:rPr>
        <w:t>va</w:t>
      </w:r>
      <w:r>
        <w:rPr>
          <w:rFonts w:ascii="Segoe UI" w:eastAsia="Segoe UI" w:hAnsi="Segoe UI" w:cs="Times New Roman"/>
          <w:sz w:val="20"/>
        </w:rPr>
        <w:t>l</w:t>
      </w:r>
      <w:r>
        <w:rPr>
          <w:rFonts w:ascii="Segoe UI" w:eastAsia="Segoe UI" w:hAnsi="Segoe UI" w:cs="Times New Roman"/>
          <w:b/>
          <w:bCs/>
          <w:sz w:val="20"/>
        </w:rPr>
        <w:t>ue</w:t>
      </w:r>
      <w:r>
        <w:rPr>
          <w:rFonts w:ascii="Segoe UI" w:eastAsia="Segoe UI" w:hAnsi="Segoe UI" w:cs="Times New Roman"/>
          <w:sz w:val="20"/>
        </w:rPr>
        <w:t xml:space="preserve"> property from the</w:t>
      </w:r>
      <w:r>
        <w:rPr>
          <w:rFonts w:ascii="Segoe UI" w:eastAsia="Segoe UI" w:hAnsi="Segoe UI" w:cs="Times New Roman"/>
          <w:b/>
          <w:bCs/>
          <w:sz w:val="20"/>
        </w:rPr>
        <w:t xml:space="preserve"> List rows present in a table</w:t>
      </w:r>
      <w:r>
        <w:rPr>
          <w:rFonts w:ascii="Segoe UI" w:eastAsia="Segoe UI" w:hAnsi="Segoe UI" w:cs="Times New Roman"/>
          <w:sz w:val="20"/>
        </w:rPr>
        <w:t xml:space="preserve"> action.</w:t>
      </w:r>
    </w:p>
    <w:p w14:paraId="3E3AE707" w14:textId="616AA898" w:rsidR="00926B07" w:rsidRDefault="00926B07" w:rsidP="00926B07">
      <w:pPr>
        <w:ind w:left="720"/>
        <w:contextualSpacing/>
        <w:rPr>
          <w:rFonts w:ascii="Segoe UI" w:eastAsia="Segoe UI" w:hAnsi="Segoe UI" w:cs="Times New Roman"/>
          <w:sz w:val="20"/>
        </w:rPr>
        <w:pPrChange w:id="76" w:author="Dattatray Patil (Contractor)" w:date="2021-02-14T18:43:00Z">
          <w:pPr>
            <w:numPr>
              <w:numId w:val="3"/>
            </w:numPr>
            <w:ind w:left="720" w:hanging="360"/>
            <w:contextualSpacing/>
          </w:pPr>
        </w:pPrChange>
      </w:pPr>
      <w:ins w:id="77" w:author="Dattatray Patil (Contractor)" w:date="2021-02-14T18:43:00Z">
        <w:r>
          <w:rPr>
            <w:rFonts w:ascii="Segoe UI" w:eastAsia="Segoe UI" w:hAnsi="Segoe UI" w:cs="Times New Roman"/>
            <w:noProof/>
            <w:sz w:val="20"/>
          </w:rPr>
          <w:drawing>
            <wp:inline distT="0" distB="0" distL="0" distR="0" wp14:anchorId="0554AA2D" wp14:editId="5DAD7AE9">
              <wp:extent cx="3691847" cy="1951630"/>
              <wp:effectExtent l="0" t="0" r="4445" b="0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707235" cy="1959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F4E599D" w14:textId="2FA168AC" w:rsidR="00F11A47" w:rsidRDefault="0016187A">
      <w:pPr>
        <w:ind w:left="720"/>
        <w:rPr>
          <w:rFonts w:ascii="Segoe UI" w:eastAsia="Segoe UI" w:hAnsi="Segoe UI" w:cs="Times New Roman"/>
          <w:sz w:val="20"/>
        </w:rPr>
      </w:pPr>
      <w:del w:id="78" w:author="Dattatray Patil (Contractor)" w:date="2021-02-14T18:43:00Z">
        <w:r w:rsidDel="00926B07">
          <w:rPr>
            <w:noProof/>
          </w:rPr>
          <w:drawing>
            <wp:inline distT="0" distB="0" distL="0" distR="0" wp14:anchorId="2F4E5A42" wp14:editId="5E394B8D">
              <wp:extent cx="6221095" cy="1490345"/>
              <wp:effectExtent l="0" t="0" r="0" b="0"/>
              <wp:docPr id="12" name="Image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Image4"/>
                      <pic:cNvPicPr>
                        <a:picLocks noChangeAspect="1" noChangeArrowheads="1"/>
                      </pic:cNvPicPr>
                    </pic:nvPicPr>
                    <pic:blipFill>
                      <a:blip r:embed="rId23"/>
                      <a:srcRect r="2643" b="7165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221095" cy="14903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F4E599E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Calculate the current office capacity using a variable and an expression.</w:t>
      </w:r>
    </w:p>
    <w:p w14:paraId="2F4E599F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In the </w:t>
      </w:r>
      <w:r>
        <w:rPr>
          <w:rFonts w:ascii="Segoe UI" w:eastAsia="Segoe UI" w:hAnsi="Segoe UI" w:cs="Times New Roman"/>
          <w:b/>
          <w:bCs/>
          <w:sz w:val="20"/>
        </w:rPr>
        <w:t>Apply to each</w:t>
      </w:r>
      <w:r>
        <w:rPr>
          <w:rFonts w:ascii="Segoe UI" w:eastAsia="Segoe UI" w:hAnsi="Segoe UI" w:cs="Times New Roman"/>
          <w:sz w:val="20"/>
        </w:rPr>
        <w:t xml:space="preserve"> action, click </w:t>
      </w:r>
      <w:r>
        <w:rPr>
          <w:rFonts w:ascii="Segoe UI" w:eastAsia="Segoe UI" w:hAnsi="Segoe UI" w:cs="Times New Roman"/>
          <w:b/>
          <w:bCs/>
          <w:sz w:val="20"/>
        </w:rPr>
        <w:t>Add an action &gt;</w:t>
      </w:r>
      <w:r>
        <w:rPr>
          <w:rFonts w:ascii="Segoe UI" w:eastAsia="Segoe UI" w:hAnsi="Segoe UI" w:cs="Times New Roman"/>
          <w:sz w:val="20"/>
        </w:rPr>
        <w:t xml:space="preserve"> </w:t>
      </w:r>
      <w:r>
        <w:rPr>
          <w:rFonts w:ascii="Segoe UI" w:eastAsia="Segoe UI" w:hAnsi="Segoe UI" w:cs="Times New Roman"/>
          <w:b/>
          <w:bCs/>
          <w:sz w:val="20"/>
        </w:rPr>
        <w:t>Increment variable</w:t>
      </w:r>
      <w:r>
        <w:rPr>
          <w:rFonts w:ascii="Segoe UI" w:eastAsia="Segoe UI" w:hAnsi="Segoe UI" w:cs="Times New Roman"/>
          <w:sz w:val="20"/>
        </w:rPr>
        <w:t>:</w:t>
      </w:r>
    </w:p>
    <w:p w14:paraId="2F4E59A0" w14:textId="77777777" w:rsidR="00F11A47" w:rsidRDefault="0059329D">
      <w:pPr>
        <w:ind w:left="1440"/>
        <w:rPr>
          <w:rFonts w:ascii="Segoe UI" w:eastAsia="Segoe UI" w:hAnsi="Segoe UI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2F4E5A44" wp14:editId="32DDF827">
            <wp:extent cx="1555557" cy="2975212"/>
            <wp:effectExtent l="0" t="0" r="6985" b="0"/>
            <wp:docPr id="1172817771" name="Picture 995430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543075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300" cy="298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A1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In the </w:t>
      </w:r>
      <w:r>
        <w:rPr>
          <w:rFonts w:ascii="Segoe UI" w:eastAsia="Segoe UI" w:hAnsi="Segoe UI" w:cs="Times New Roman"/>
          <w:b/>
          <w:bCs/>
          <w:sz w:val="20"/>
        </w:rPr>
        <w:t>Name</w:t>
      </w:r>
      <w:r>
        <w:rPr>
          <w:rFonts w:ascii="Segoe UI" w:eastAsia="Segoe UI" w:hAnsi="Segoe UI" w:cs="Times New Roman"/>
          <w:sz w:val="20"/>
        </w:rPr>
        <w:t xml:space="preserve"> drop-down list, select </w:t>
      </w:r>
      <w:r>
        <w:rPr>
          <w:rFonts w:ascii="Segoe UI" w:eastAsia="Segoe UI" w:hAnsi="Segoe UI" w:cs="Times New Roman"/>
          <w:b/>
          <w:bCs/>
          <w:sz w:val="20"/>
        </w:rPr>
        <w:t>Total Capacity.</w:t>
      </w:r>
      <w:r>
        <w:rPr>
          <w:rFonts w:ascii="Segoe UI" w:eastAsia="Segoe UI" w:hAnsi="Segoe UI" w:cs="Times New Roman"/>
          <w:sz w:val="20"/>
        </w:rPr>
        <w:t xml:space="preserve"> </w:t>
      </w:r>
    </w:p>
    <w:p w14:paraId="2F4E59A2" w14:textId="77777777" w:rsidR="00F11A47" w:rsidRDefault="0059329D">
      <w:pPr>
        <w:ind w:left="1440"/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46" wp14:editId="533DC1E8">
            <wp:extent cx="4762502" cy="2184400"/>
            <wp:effectExtent l="0" t="0" r="0" b="0"/>
            <wp:docPr id="1095389199" name="Picture 1208665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866543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2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A3" w14:textId="09D80711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Click inside the </w:t>
      </w:r>
      <w:r>
        <w:rPr>
          <w:rFonts w:ascii="Segoe UI" w:eastAsia="Segoe UI" w:hAnsi="Segoe UI" w:cs="Times New Roman"/>
          <w:b/>
          <w:bCs/>
          <w:sz w:val="20"/>
        </w:rPr>
        <w:t>Value</w:t>
      </w:r>
      <w:r>
        <w:rPr>
          <w:rFonts w:ascii="Segoe UI" w:eastAsia="Segoe UI" w:hAnsi="Segoe UI" w:cs="Times New Roman"/>
          <w:sz w:val="20"/>
        </w:rPr>
        <w:t xml:space="preserve"> text box, and then using the </w:t>
      </w:r>
      <w:r>
        <w:rPr>
          <w:rFonts w:ascii="Segoe UI" w:eastAsia="Segoe UI" w:hAnsi="Segoe UI" w:cs="Times New Roman"/>
          <w:b/>
          <w:bCs/>
          <w:sz w:val="20"/>
        </w:rPr>
        <w:t xml:space="preserve">Expression </w:t>
      </w:r>
      <w:r>
        <w:rPr>
          <w:rFonts w:ascii="Segoe UI" w:eastAsia="Segoe UI" w:hAnsi="Segoe UI" w:cs="Times New Roman"/>
          <w:sz w:val="20"/>
        </w:rPr>
        <w:t xml:space="preserve">tab in the </w:t>
      </w:r>
      <w:proofErr w:type="spellStart"/>
      <w:r>
        <w:rPr>
          <w:rFonts w:ascii="Segoe UI" w:eastAsia="Segoe UI" w:hAnsi="Segoe UI" w:cs="Times New Roman"/>
          <w:b/>
          <w:bCs/>
          <w:sz w:val="20"/>
        </w:rPr>
        <w:t>fx</w:t>
      </w:r>
      <w:proofErr w:type="spellEnd"/>
      <w:r>
        <w:rPr>
          <w:rFonts w:ascii="Segoe UI" w:eastAsia="Segoe UI" w:hAnsi="Segoe UI" w:cs="Times New Roman"/>
          <w:sz w:val="20"/>
        </w:rPr>
        <w:t xml:space="preserve"> textbox, type </w:t>
      </w:r>
      <w:del w:id="79" w:author="Dattatray Patil (Contractor)" w:date="2021-02-14T18:49:00Z">
        <w:r w:rsidDel="00FE21E9">
          <w:rPr>
            <w:rFonts w:ascii="Consolas" w:eastAsia="Segoe UI" w:hAnsi="Consolas" w:cs="Times New Roman"/>
            <w:b/>
            <w:bCs/>
            <w:color w:val="277DFF"/>
            <w:sz w:val="20"/>
          </w:rPr>
          <w:delText xml:space="preserve">int(item()['Capacity']) </w:delText>
        </w:r>
      </w:del>
      <w:ins w:id="80" w:author="Dattatray Patil (Contractor)" w:date="2021-02-14T18:49:00Z">
        <w:r w:rsidR="00FE21E9" w:rsidRPr="00FE21E9">
          <w:rPr>
            <w:rFonts w:ascii="Consolas" w:eastAsia="Segoe UI" w:hAnsi="Consolas" w:cs="Times New Roman"/>
            <w:b/>
            <w:bCs/>
            <w:color w:val="277DFF"/>
            <w:sz w:val="20"/>
          </w:rPr>
          <w:t>int(items('</w:t>
        </w:r>
        <w:proofErr w:type="spellStart"/>
        <w:r w:rsidR="00FE21E9" w:rsidRPr="00FE21E9">
          <w:rPr>
            <w:rFonts w:ascii="Consolas" w:eastAsia="Segoe UI" w:hAnsi="Consolas" w:cs="Times New Roman"/>
            <w:b/>
            <w:bCs/>
            <w:color w:val="277DFF"/>
            <w:sz w:val="20"/>
          </w:rPr>
          <w:t>Apply_to_each</w:t>
        </w:r>
        <w:proofErr w:type="spellEnd"/>
        <w:r w:rsidR="00FE21E9" w:rsidRPr="00FE21E9">
          <w:rPr>
            <w:rFonts w:ascii="Consolas" w:eastAsia="Segoe UI" w:hAnsi="Consolas" w:cs="Times New Roman"/>
            <w:b/>
            <w:bCs/>
            <w:color w:val="277DFF"/>
            <w:sz w:val="20"/>
          </w:rPr>
          <w:t>')['Capacity'])</w:t>
        </w:r>
      </w:ins>
      <w:ins w:id="81" w:author="Dattatray Patil (Contractor)" w:date="2021-02-14T18:48:00Z">
        <w:r w:rsidR="00FE21E9">
          <w:rPr>
            <w:rFonts w:ascii="Consolas" w:eastAsia="Segoe UI" w:hAnsi="Consolas" w:cs="Times New Roman"/>
            <w:b/>
            <w:bCs/>
            <w:color w:val="277DFF"/>
            <w:sz w:val="20"/>
          </w:rPr>
          <w:t xml:space="preserve">  </w:t>
        </w:r>
      </w:ins>
      <w:r>
        <w:rPr>
          <w:rFonts w:ascii="Segoe UI" w:eastAsia="Segoe UI" w:hAnsi="Segoe UI" w:cs="Times New Roman"/>
          <w:sz w:val="20"/>
        </w:rPr>
        <w:t>and click</w:t>
      </w:r>
      <w:r>
        <w:rPr>
          <w:rFonts w:ascii="Segoe UI" w:eastAsia="Segoe UI" w:hAnsi="Segoe UI" w:cs="Times New Roman"/>
          <w:b/>
          <w:bCs/>
          <w:sz w:val="20"/>
        </w:rPr>
        <w:t xml:space="preserve"> Add an expression :</w:t>
      </w:r>
    </w:p>
    <w:p w14:paraId="2F4E59A4" w14:textId="63A35891" w:rsidR="00F11A47" w:rsidRDefault="0059329D">
      <w:pPr>
        <w:ind w:left="1440"/>
        <w:rPr>
          <w:ins w:id="82" w:author="Dattatray Patil (Contractor)" w:date="2021-02-14T18:48:00Z"/>
          <w:rFonts w:ascii="Segoe UI" w:eastAsia="Segoe UI" w:hAnsi="Segoe UI" w:cs="Times New Roman"/>
          <w:b/>
          <w:bCs/>
          <w:sz w:val="20"/>
        </w:rPr>
      </w:pPr>
      <w:del w:id="83" w:author="Dattatray Patil (Contractor)" w:date="2021-02-14T18:48:00Z">
        <w:r w:rsidDel="00FE21E9">
          <w:rPr>
            <w:noProof/>
          </w:rPr>
          <w:lastRenderedPageBreak/>
          <w:drawing>
            <wp:inline distT="0" distB="0" distL="0" distR="0" wp14:anchorId="2F4E5A48" wp14:editId="07264EA2">
              <wp:extent cx="4524375" cy="4027805"/>
              <wp:effectExtent l="0" t="0" r="0" b="0"/>
              <wp:docPr id="1109033343" name="Picture 120866543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08665438"/>
                      <pic:cNvPicPr/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24375" cy="40278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0C89A9F7" w14:textId="1E357AF3" w:rsidR="00FE21E9" w:rsidRPr="00FE21E9" w:rsidRDefault="00FE21E9">
      <w:pPr>
        <w:ind w:left="1440"/>
        <w:rPr>
          <w:rFonts w:ascii="Segoe UI" w:eastAsia="Segoe UI" w:hAnsi="Segoe UI" w:cs="Times New Roman"/>
          <w:b/>
          <w:bCs/>
          <w:sz w:val="20"/>
          <w:rPrChange w:id="84" w:author="Dattatray Patil (Contractor)" w:date="2021-02-14T18:48:00Z">
            <w:rPr>
              <w:rFonts w:ascii="Segoe UI" w:eastAsia="Segoe UI" w:hAnsi="Segoe UI" w:cs="Times New Roman"/>
              <w:sz w:val="20"/>
            </w:rPr>
          </w:rPrChange>
        </w:rPr>
      </w:pPr>
      <w:ins w:id="85" w:author="Dattatray Patil (Contractor)" w:date="2021-02-14T18:48:00Z">
        <w:r>
          <w:rPr>
            <w:noProof/>
          </w:rPr>
          <w:drawing>
            <wp:inline distT="0" distB="0" distL="0" distR="0" wp14:anchorId="04BA7C6B" wp14:editId="18225EB9">
              <wp:extent cx="3807725" cy="3953362"/>
              <wp:effectExtent l="19050" t="19050" r="21590" b="28575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25785" cy="3972112"/>
                      </a:xfrm>
                      <a:prstGeom prst="rect">
                        <a:avLst/>
                      </a:prstGeom>
                      <a:ln>
                        <a:solidFill>
                          <a:schemeClr val="bg1">
                            <a:lumMod val="75000"/>
                          </a:schemeClr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2F4E59A5" w14:textId="77777777" w:rsidR="00F11A47" w:rsidRDefault="0016187A">
      <w:pPr>
        <w:ind w:left="720"/>
        <w:rPr>
          <w:rFonts w:ascii="Segoe UI" w:eastAsia="Segoe UI" w:hAnsi="Segoe UI" w:cs="Times New Roman"/>
          <w:b/>
          <w:bCs/>
          <w:sz w:val="20"/>
        </w:rPr>
      </w:pPr>
      <w:r>
        <w:rPr>
          <w:rFonts w:ascii="Segoe UI" w:eastAsia="Segoe UI" w:hAnsi="Segoe UI" w:cs="Times New Roman"/>
          <w:b/>
          <w:bCs/>
          <w:sz w:val="20"/>
        </w:rPr>
        <w:lastRenderedPageBreak/>
        <w:t>Note:</w:t>
      </w:r>
    </w:p>
    <w:p w14:paraId="2F4E59A6" w14:textId="6FE91665" w:rsidR="00F11A47" w:rsidRDefault="0016187A">
      <w:pPr>
        <w:ind w:left="720"/>
        <w:rPr>
          <w:rFonts w:ascii="Segoe UI" w:eastAsia="Segoe UI" w:hAnsi="Segoe UI" w:cs="Times New Roman"/>
          <w:iCs/>
          <w:sz w:val="20"/>
        </w:rPr>
      </w:pPr>
      <w:r>
        <w:rPr>
          <w:rFonts w:ascii="Segoe UI" w:eastAsia="Segoe UI" w:hAnsi="Segoe UI" w:cs="Times New Roman"/>
          <w:sz w:val="20"/>
        </w:rPr>
        <w:t xml:space="preserve">The </w:t>
      </w:r>
      <w:r>
        <w:rPr>
          <w:rFonts w:ascii="Segoe UI" w:eastAsia="Segoe UI" w:hAnsi="Segoe UI" w:cs="Times New Roman"/>
          <w:b/>
          <w:bCs/>
          <w:sz w:val="20"/>
        </w:rPr>
        <w:t>item(</w:t>
      </w:r>
      <w:ins w:id="86" w:author="Dattatray Patil (Contractor)" w:date="2021-02-14T18:50:00Z">
        <w:r w:rsidR="009F2568" w:rsidRPr="00FE21E9">
          <w:rPr>
            <w:rFonts w:ascii="Consolas" w:eastAsia="Segoe UI" w:hAnsi="Consolas" w:cs="Times New Roman"/>
            <w:b/>
            <w:bCs/>
            <w:color w:val="277DFF"/>
            <w:sz w:val="20"/>
          </w:rPr>
          <w:t>'</w:t>
        </w:r>
        <w:proofErr w:type="spellStart"/>
        <w:r w:rsidR="009F2568" w:rsidRPr="00FE21E9">
          <w:rPr>
            <w:rFonts w:ascii="Consolas" w:eastAsia="Segoe UI" w:hAnsi="Consolas" w:cs="Times New Roman"/>
            <w:b/>
            <w:bCs/>
            <w:color w:val="277DFF"/>
            <w:sz w:val="20"/>
          </w:rPr>
          <w:t>Apply_to_each</w:t>
        </w:r>
        <w:proofErr w:type="spellEnd"/>
        <w:r w:rsidR="009F2568" w:rsidRPr="00FE21E9">
          <w:rPr>
            <w:rFonts w:ascii="Consolas" w:eastAsia="Segoe UI" w:hAnsi="Consolas" w:cs="Times New Roman"/>
            <w:b/>
            <w:bCs/>
            <w:color w:val="277DFF"/>
            <w:sz w:val="20"/>
          </w:rPr>
          <w:t>'</w:t>
        </w:r>
      </w:ins>
      <w:r>
        <w:rPr>
          <w:rFonts w:ascii="Segoe UI" w:eastAsia="Segoe UI" w:hAnsi="Segoe UI" w:cs="Times New Roman"/>
          <w:b/>
          <w:bCs/>
          <w:sz w:val="20"/>
        </w:rPr>
        <w:t xml:space="preserve">) </w:t>
      </w:r>
      <w:r>
        <w:rPr>
          <w:rFonts w:ascii="Segoe UI" w:eastAsia="Segoe UI" w:hAnsi="Segoe UI" w:cs="Times New Roman"/>
          <w:sz w:val="20"/>
        </w:rPr>
        <w:t xml:space="preserve">expression retrieves the current record information in the current loop and </w:t>
      </w:r>
      <w:r>
        <w:rPr>
          <w:rFonts w:ascii="Segoe UI" w:eastAsia="Segoe UI" w:hAnsi="Segoe UI" w:cs="Times New Roman"/>
          <w:b/>
          <w:bCs/>
          <w:sz w:val="20"/>
        </w:rPr>
        <w:t>[‘Capacity’]</w:t>
      </w:r>
      <w:r>
        <w:rPr>
          <w:rFonts w:ascii="Segoe UI" w:eastAsia="Segoe UI" w:hAnsi="Segoe UI" w:cs="Times New Roman"/>
          <w:sz w:val="20"/>
        </w:rPr>
        <w:t xml:space="preserve"> provides the field name to retrieve. </w:t>
      </w:r>
      <w:r>
        <w:rPr>
          <w:rFonts w:ascii="Segoe UI" w:eastAsia="Segoe UI" w:hAnsi="Segoe UI" w:cs="Times New Roman"/>
          <w:b/>
          <w:bCs/>
          <w:sz w:val="20"/>
        </w:rPr>
        <w:t>Item(</w:t>
      </w:r>
      <w:ins w:id="87" w:author="Dattatray Patil (Contractor)" w:date="2021-02-14T18:50:00Z">
        <w:r w:rsidR="009F2568" w:rsidRPr="00FE21E9">
          <w:rPr>
            <w:rFonts w:ascii="Consolas" w:eastAsia="Segoe UI" w:hAnsi="Consolas" w:cs="Times New Roman"/>
            <w:b/>
            <w:bCs/>
            <w:color w:val="277DFF"/>
            <w:sz w:val="20"/>
          </w:rPr>
          <w:t>'</w:t>
        </w:r>
        <w:proofErr w:type="spellStart"/>
        <w:r w:rsidR="009F2568" w:rsidRPr="00FE21E9">
          <w:rPr>
            <w:rFonts w:ascii="Consolas" w:eastAsia="Segoe UI" w:hAnsi="Consolas" w:cs="Times New Roman"/>
            <w:b/>
            <w:bCs/>
            <w:color w:val="277DFF"/>
            <w:sz w:val="20"/>
          </w:rPr>
          <w:t>Apply_to_each</w:t>
        </w:r>
        <w:proofErr w:type="spellEnd"/>
        <w:r w:rsidR="009F2568" w:rsidRPr="00FE21E9">
          <w:rPr>
            <w:rFonts w:ascii="Consolas" w:eastAsia="Segoe UI" w:hAnsi="Consolas" w:cs="Times New Roman"/>
            <w:b/>
            <w:bCs/>
            <w:color w:val="277DFF"/>
            <w:sz w:val="20"/>
          </w:rPr>
          <w:t>'</w:t>
        </w:r>
      </w:ins>
      <w:r>
        <w:rPr>
          <w:rFonts w:ascii="Segoe UI" w:eastAsia="Segoe UI" w:hAnsi="Segoe UI" w:cs="Times New Roman"/>
          <w:b/>
          <w:bCs/>
          <w:sz w:val="20"/>
        </w:rPr>
        <w:t>)[‘Capacity’]</w:t>
      </w:r>
      <w:r>
        <w:rPr>
          <w:rFonts w:ascii="Segoe UI" w:eastAsia="Segoe UI" w:hAnsi="Segoe UI" w:cs="Times New Roman"/>
          <w:sz w:val="20"/>
        </w:rPr>
        <w:t xml:space="preserve"> returns a string. To transform a string to an integer (because we need to increment it), we use the </w:t>
      </w:r>
      <w:r>
        <w:rPr>
          <w:rFonts w:ascii="Segoe UI" w:eastAsia="Segoe UI" w:hAnsi="Segoe UI" w:cs="Times New Roman"/>
          <w:b/>
          <w:bCs/>
          <w:sz w:val="20"/>
        </w:rPr>
        <w:t>int()</w:t>
      </w:r>
      <w:r>
        <w:rPr>
          <w:rFonts w:ascii="Segoe UI" w:eastAsia="Segoe UI" w:hAnsi="Segoe UI" w:cs="Times New Roman"/>
          <w:sz w:val="20"/>
        </w:rPr>
        <w:t xml:space="preserve"> function.</w:t>
      </w:r>
    </w:p>
    <w:p w14:paraId="2F4E59A7" w14:textId="77777777" w:rsidR="00F11A47" w:rsidRDefault="0016187A">
      <w:pPr>
        <w:ind w:left="720"/>
        <w:rPr>
          <w:rFonts w:ascii="Segoe UI" w:eastAsia="Segoe UI" w:hAnsi="Segoe UI" w:cs="Times New Roman"/>
          <w:bCs/>
          <w:iCs/>
          <w:sz w:val="20"/>
        </w:rPr>
      </w:pPr>
      <w:r>
        <w:rPr>
          <w:rFonts w:ascii="Segoe UI" w:eastAsia="Segoe UI" w:hAnsi="Segoe UI" w:cs="Times New Roman"/>
          <w:sz w:val="20"/>
        </w:rPr>
        <w:t>There are many other expressions</w:t>
      </w:r>
      <w:r>
        <w:rPr>
          <w:rFonts w:ascii="Segoe UI" w:eastAsia="Segoe UI" w:hAnsi="Segoe UI" w:cs="Times New Roman"/>
          <w:i/>
          <w:iCs/>
          <w:sz w:val="20"/>
        </w:rPr>
        <w:t xml:space="preserve"> </w:t>
      </w:r>
      <w:r>
        <w:rPr>
          <w:rFonts w:ascii="Segoe UI" w:eastAsia="Segoe UI" w:hAnsi="Segoe UI" w:cs="Times New Roman"/>
          <w:sz w:val="20"/>
        </w:rPr>
        <w:t xml:space="preserve">available in flow, and we encourage you to read the flow documentation related to expressions after doing the labs. You can start from the following web page, </w:t>
      </w:r>
      <w:hyperlink r:id="rId28">
        <w:r>
          <w:rPr>
            <w:rFonts w:ascii="Segoe UI" w:eastAsia="Segoe UI" w:hAnsi="Segoe UI" w:cs="Times New Roman"/>
            <w:color w:val="0078D7"/>
            <w:sz w:val="20"/>
            <w:u w:val="single"/>
          </w:rPr>
          <w:t>https://Flow.microsoft.com/en-us/blog/use-expressions-in-actions/</w:t>
        </w:r>
      </w:hyperlink>
      <w:r>
        <w:rPr>
          <w:rFonts w:ascii="Segoe UI" w:eastAsia="Segoe UI" w:hAnsi="Segoe UI" w:cs="Times New Roman"/>
          <w:sz w:val="20"/>
        </w:rPr>
        <w:t>.</w:t>
      </w:r>
    </w:p>
    <w:p w14:paraId="2F4E59A8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b/>
          <w:bCs/>
          <w:sz w:val="20"/>
        </w:rPr>
      </w:pPr>
      <w:r>
        <w:rPr>
          <w:rFonts w:ascii="Segoe UI" w:eastAsia="Segoe UI" w:hAnsi="Segoe UI" w:cs="Times New Roman"/>
          <w:sz w:val="20"/>
        </w:rPr>
        <w:t xml:space="preserve">To test the flow, without waiting one month before the flow starts, use the </w:t>
      </w:r>
      <w:r>
        <w:rPr>
          <w:rFonts w:ascii="Segoe UI" w:eastAsia="Segoe UI" w:hAnsi="Segoe UI" w:cs="Times New Roman"/>
          <w:b/>
          <w:bCs/>
          <w:sz w:val="20"/>
        </w:rPr>
        <w:t>Test</w:t>
      </w:r>
      <w:r>
        <w:rPr>
          <w:rFonts w:ascii="Segoe UI" w:eastAsia="Segoe UI" w:hAnsi="Segoe UI" w:cs="Times New Roman"/>
          <w:sz w:val="20"/>
        </w:rPr>
        <w:t xml:space="preserve"> button to manually start the flow on demand (in test mode). This is convenient for testing and debugging purposes. </w:t>
      </w:r>
    </w:p>
    <w:p w14:paraId="2F4E59A9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Click </w:t>
      </w:r>
      <w:r>
        <w:rPr>
          <w:rFonts w:ascii="Segoe UI" w:eastAsia="Segoe UI" w:hAnsi="Segoe UI" w:cs="Times New Roman"/>
          <w:b/>
          <w:bCs/>
          <w:sz w:val="20"/>
        </w:rPr>
        <w:t>Test</w:t>
      </w:r>
      <w:r>
        <w:rPr>
          <w:rFonts w:ascii="Segoe UI" w:eastAsia="Segoe UI" w:hAnsi="Segoe UI" w:cs="Times New Roman"/>
          <w:sz w:val="20"/>
        </w:rPr>
        <w:t>.</w:t>
      </w:r>
    </w:p>
    <w:p w14:paraId="2F4E59AA" w14:textId="77777777" w:rsidR="00F11A47" w:rsidRDefault="0059329D">
      <w:pPr>
        <w:ind w:left="1440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4A" wp14:editId="6FE79206">
            <wp:extent cx="2371725" cy="361950"/>
            <wp:effectExtent l="0" t="0" r="0" b="0"/>
            <wp:docPr id="771401748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AB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Select </w:t>
      </w:r>
      <w:r>
        <w:rPr>
          <w:rFonts w:ascii="Segoe UI" w:eastAsia="Segoe UI" w:hAnsi="Segoe UI" w:cs="Times New Roman"/>
          <w:b/>
          <w:bCs/>
          <w:sz w:val="20"/>
        </w:rPr>
        <w:t>I’ll perform the trigger action</w:t>
      </w:r>
      <w:r>
        <w:rPr>
          <w:rFonts w:ascii="Segoe UI" w:eastAsia="Segoe UI" w:hAnsi="Segoe UI" w:cs="Times New Roman"/>
          <w:sz w:val="20"/>
        </w:rPr>
        <w:t>:</w:t>
      </w:r>
    </w:p>
    <w:p w14:paraId="2F4E59AC" w14:textId="77777777" w:rsidR="00F11A47" w:rsidRDefault="0059329D">
      <w:pPr>
        <w:ind w:left="1440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4C" wp14:editId="2B3D40D1">
            <wp:extent cx="2304415" cy="1485900"/>
            <wp:effectExtent l="0" t="0" r="0" b="0"/>
            <wp:docPr id="1388619031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41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AD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Click on </w:t>
      </w:r>
      <w:r>
        <w:rPr>
          <w:rFonts w:ascii="Segoe UI" w:eastAsia="Segoe UI" w:hAnsi="Segoe UI" w:cs="Times New Roman"/>
          <w:b/>
          <w:bCs/>
          <w:sz w:val="20"/>
        </w:rPr>
        <w:t>Run Flow</w:t>
      </w:r>
      <w:r>
        <w:rPr>
          <w:rFonts w:ascii="Segoe UI" w:eastAsia="Segoe UI" w:hAnsi="Segoe UI" w:cs="Times New Roman"/>
          <w:sz w:val="20"/>
        </w:rPr>
        <w:t>:</w:t>
      </w:r>
    </w:p>
    <w:p w14:paraId="2F4E59AE" w14:textId="77777777" w:rsidR="00F11A47" w:rsidRDefault="0059329D">
      <w:pPr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4E" wp14:editId="73F36F68">
            <wp:extent cx="4791076" cy="1861820"/>
            <wp:effectExtent l="0" t="0" r="0" b="0"/>
            <wp:docPr id="1007887322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6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AF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Wait until you get the message: </w:t>
      </w:r>
      <w:r>
        <w:rPr>
          <w:rFonts w:ascii="Segoe UI" w:eastAsia="Segoe UI" w:hAnsi="Segoe UI" w:cs="Times New Roman"/>
          <w:b/>
          <w:bCs/>
          <w:sz w:val="20"/>
        </w:rPr>
        <w:t>Your Flow ran successfully.</w:t>
      </w:r>
    </w:p>
    <w:p w14:paraId="2F4E59B0" w14:textId="77777777" w:rsidR="00F11A47" w:rsidRDefault="0059329D">
      <w:pPr>
        <w:ind w:left="720"/>
        <w:rPr>
          <w:rFonts w:ascii="Segoe UI" w:eastAsia="Segoe UI" w:hAnsi="Segoe UI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2F4E5A50" wp14:editId="32071B18">
            <wp:extent cx="4038259" cy="1800390"/>
            <wp:effectExtent l="19050" t="19050" r="19685" b="28575"/>
            <wp:docPr id="1273286383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916" cy="18176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4E59B1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To check the</w:t>
      </w:r>
      <w:r>
        <w:rPr>
          <w:rFonts w:ascii="Segoe UI" w:eastAsia="Segoe UI" w:hAnsi="Segoe UI" w:cs="Times New Roman"/>
          <w:b/>
          <w:bCs/>
          <w:sz w:val="20"/>
        </w:rPr>
        <w:t xml:space="preserve"> Total Capacity</w:t>
      </w:r>
      <w:r>
        <w:rPr>
          <w:rFonts w:ascii="Segoe UI" w:eastAsia="Segoe UI" w:hAnsi="Segoe UI" w:cs="Times New Roman"/>
          <w:sz w:val="20"/>
        </w:rPr>
        <w:t xml:space="preserve"> value, you can examine the value of </w:t>
      </w:r>
      <w:r>
        <w:rPr>
          <w:rFonts w:ascii="Segoe UI" w:eastAsia="Segoe UI" w:hAnsi="Segoe UI" w:cs="Times New Roman"/>
          <w:b/>
          <w:bCs/>
          <w:sz w:val="20"/>
        </w:rPr>
        <w:t>Total Capacity</w:t>
      </w:r>
      <w:r>
        <w:rPr>
          <w:rFonts w:ascii="Segoe UI" w:eastAsia="Segoe UI" w:hAnsi="Segoe UI" w:cs="Times New Roman"/>
          <w:sz w:val="20"/>
        </w:rPr>
        <w:t xml:space="preserve"> for each step. For example, in our case, we will check its value once it has completed the loop 11 times: so, type </w:t>
      </w:r>
      <w:r>
        <w:rPr>
          <w:rFonts w:ascii="Segoe UI" w:eastAsia="Segoe UI" w:hAnsi="Segoe UI" w:cs="Times New Roman"/>
          <w:b/>
          <w:bCs/>
          <w:sz w:val="20"/>
        </w:rPr>
        <w:t>11</w:t>
      </w:r>
      <w:r>
        <w:rPr>
          <w:rFonts w:ascii="Segoe UI" w:eastAsia="Segoe UI" w:hAnsi="Segoe UI" w:cs="Times New Roman"/>
          <w:sz w:val="20"/>
        </w:rPr>
        <w:t xml:space="preserve"> In the </w:t>
      </w:r>
      <w:r>
        <w:rPr>
          <w:rFonts w:ascii="Segoe UI" w:eastAsia="Segoe UI" w:hAnsi="Segoe UI" w:cs="Times New Roman"/>
          <w:b/>
          <w:bCs/>
          <w:sz w:val="20"/>
        </w:rPr>
        <w:t>Show</w:t>
      </w:r>
      <w:r>
        <w:rPr>
          <w:rFonts w:ascii="Segoe UI" w:eastAsia="Segoe UI" w:hAnsi="Segoe UI" w:cs="Times New Roman"/>
          <w:sz w:val="20"/>
        </w:rPr>
        <w:t xml:space="preserve"> textbox:</w:t>
      </w:r>
    </w:p>
    <w:p w14:paraId="2F4E59B2" w14:textId="77777777" w:rsidR="00F11A47" w:rsidRDefault="0059329D">
      <w:pPr>
        <w:ind w:left="1440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52" wp14:editId="7CC4E203">
            <wp:extent cx="3418764" cy="1104524"/>
            <wp:effectExtent l="19050" t="19050" r="10795" b="19685"/>
            <wp:docPr id="75300930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179" cy="11162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4E59B3" w14:textId="77777777" w:rsidR="00F11A47" w:rsidRDefault="0016187A">
      <w:pPr>
        <w:keepNext/>
        <w:numPr>
          <w:ilvl w:val="1"/>
          <w:numId w:val="3"/>
        </w:numPr>
        <w:ind w:left="1434" w:hanging="357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Click </w:t>
      </w:r>
      <w:r>
        <w:rPr>
          <w:rFonts w:ascii="Segoe UI" w:eastAsia="Segoe UI" w:hAnsi="Segoe UI" w:cs="Times New Roman"/>
          <w:b/>
          <w:bCs/>
          <w:sz w:val="20"/>
        </w:rPr>
        <w:t>Increment variable</w:t>
      </w:r>
      <w:r>
        <w:rPr>
          <w:rFonts w:ascii="Segoe UI" w:eastAsia="Segoe UI" w:hAnsi="Segoe UI" w:cs="Times New Roman"/>
          <w:sz w:val="20"/>
        </w:rPr>
        <w:t xml:space="preserve"> to display a value of </w:t>
      </w:r>
      <w:r>
        <w:rPr>
          <w:rFonts w:ascii="Segoe UI" w:eastAsia="Segoe UI" w:hAnsi="Segoe UI" w:cs="Times New Roman"/>
          <w:b/>
          <w:bCs/>
          <w:sz w:val="20"/>
        </w:rPr>
        <w:t>1607</w:t>
      </w:r>
      <w:r>
        <w:rPr>
          <w:rFonts w:ascii="Segoe UI" w:eastAsia="Segoe UI" w:hAnsi="Segoe UI" w:cs="Times New Roman"/>
          <w:sz w:val="20"/>
        </w:rPr>
        <w:t xml:space="preserve"> (if you use the values in the Excel workbook as defined at the beginning of the lab.</w:t>
      </w:r>
    </w:p>
    <w:p w14:paraId="2F4E59B4" w14:textId="77777777" w:rsidR="00F11A47" w:rsidRDefault="0059329D">
      <w:pPr>
        <w:ind w:left="1434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54" wp14:editId="3B850165">
            <wp:extent cx="3645303" cy="3691719"/>
            <wp:effectExtent l="0" t="0" r="0" b="4445"/>
            <wp:docPr id="1320293285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911" cy="370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B5" w14:textId="77777777" w:rsidR="00F11A47" w:rsidRDefault="0016187A">
      <w:pPr>
        <w:keepNext/>
        <w:numPr>
          <w:ilvl w:val="0"/>
          <w:numId w:val="3"/>
        </w:numPr>
        <w:ind w:left="714" w:hanging="357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lastRenderedPageBreak/>
        <w:t>Define 2 new variables</w:t>
      </w:r>
    </w:p>
    <w:p w14:paraId="2F4E59B6" w14:textId="77777777" w:rsidR="00F11A47" w:rsidRDefault="0016187A">
      <w:pPr>
        <w:keepNext/>
        <w:numPr>
          <w:ilvl w:val="1"/>
          <w:numId w:val="3"/>
        </w:numPr>
        <w:ind w:hanging="357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Below the variable, </w:t>
      </w:r>
      <w:r>
        <w:rPr>
          <w:rFonts w:ascii="Segoe UI" w:eastAsia="Segoe UI" w:hAnsi="Segoe UI" w:cs="Times New Roman"/>
          <w:b/>
          <w:bCs/>
          <w:sz w:val="20"/>
        </w:rPr>
        <w:t>Total capacity</w:t>
      </w:r>
      <w:r>
        <w:rPr>
          <w:rFonts w:ascii="Segoe UI" w:eastAsia="Segoe UI" w:hAnsi="Segoe UI" w:cs="Times New Roman"/>
          <w:sz w:val="20"/>
        </w:rPr>
        <w:t xml:space="preserve"> and before the loop, add two new variables named:</w:t>
      </w:r>
    </w:p>
    <w:p w14:paraId="2F4E59B7" w14:textId="77777777" w:rsidR="00F11A47" w:rsidRDefault="0016187A">
      <w:pPr>
        <w:keepNext/>
        <w:numPr>
          <w:ilvl w:val="0"/>
          <w:numId w:val="2"/>
        </w:numPr>
        <w:ind w:hanging="357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b/>
          <w:bCs/>
          <w:sz w:val="20"/>
        </w:rPr>
        <w:t>Bigger Office</w:t>
      </w:r>
      <w:r>
        <w:rPr>
          <w:rFonts w:ascii="Segoe UI" w:eastAsia="Segoe UI" w:hAnsi="Segoe UI" w:cs="Times New Roman"/>
          <w:sz w:val="20"/>
        </w:rPr>
        <w:t xml:space="preserve"> (type string)</w:t>
      </w:r>
    </w:p>
    <w:p w14:paraId="2F4E59B8" w14:textId="77777777" w:rsidR="00F11A47" w:rsidRDefault="0016187A">
      <w:pPr>
        <w:keepNext/>
        <w:numPr>
          <w:ilvl w:val="0"/>
          <w:numId w:val="2"/>
        </w:numPr>
        <w:ind w:hanging="357"/>
        <w:contextualSpacing/>
        <w:rPr>
          <w:rFonts w:ascii="Segoe UI" w:eastAsia="Segoe UI" w:hAnsi="Segoe UI" w:cs="Times New Roman"/>
          <w:sz w:val="20"/>
        </w:rPr>
      </w:pPr>
      <w:proofErr w:type="spellStart"/>
      <w:r>
        <w:rPr>
          <w:rFonts w:ascii="Segoe UI" w:eastAsia="Segoe UI" w:hAnsi="Segoe UI" w:cs="Times New Roman"/>
          <w:b/>
          <w:bCs/>
          <w:sz w:val="20"/>
        </w:rPr>
        <w:t>MaxCapacity</w:t>
      </w:r>
      <w:proofErr w:type="spellEnd"/>
      <w:r>
        <w:rPr>
          <w:rFonts w:ascii="Segoe UI" w:eastAsia="Segoe UI" w:hAnsi="Segoe UI" w:cs="Times New Roman"/>
          <w:sz w:val="20"/>
        </w:rPr>
        <w:t xml:space="preserve"> (type integer)</w:t>
      </w:r>
    </w:p>
    <w:p w14:paraId="2F4E59B9" w14:textId="77777777" w:rsidR="00F11A47" w:rsidRDefault="0059329D">
      <w:pPr>
        <w:ind w:left="1440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56" wp14:editId="366BC27D">
            <wp:extent cx="4124194" cy="3104866"/>
            <wp:effectExtent l="0" t="0" r="0" b="635"/>
            <wp:docPr id="443612364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879" cy="31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BA" w14:textId="77777777" w:rsidR="00F11A47" w:rsidRDefault="00F11A47">
      <w:pPr>
        <w:rPr>
          <w:rFonts w:ascii="Segoe UI" w:eastAsia="Segoe UI" w:hAnsi="Segoe UI" w:cs="Times New Roman"/>
          <w:sz w:val="20"/>
        </w:rPr>
      </w:pPr>
    </w:p>
    <w:p w14:paraId="2F4E59BB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b/>
          <w:bCs/>
          <w:sz w:val="20"/>
        </w:rPr>
        <w:t>Add a Condition</w:t>
      </w:r>
      <w:r>
        <w:rPr>
          <w:rFonts w:ascii="Segoe UI" w:eastAsia="Segoe UI" w:hAnsi="Segoe UI" w:cs="Times New Roman"/>
          <w:sz w:val="20"/>
        </w:rPr>
        <w:t xml:space="preserve">  (from) the Control connector) in the </w:t>
      </w:r>
      <w:r>
        <w:rPr>
          <w:rFonts w:ascii="Segoe UI" w:eastAsia="Segoe UI" w:hAnsi="Segoe UI" w:cs="Times New Roman"/>
          <w:b/>
          <w:bCs/>
          <w:sz w:val="20"/>
        </w:rPr>
        <w:t xml:space="preserve">Apply to each </w:t>
      </w:r>
      <w:r>
        <w:rPr>
          <w:rFonts w:ascii="Segoe UI" w:eastAsia="Segoe UI" w:hAnsi="Segoe UI" w:cs="Times New Roman"/>
          <w:sz w:val="20"/>
        </w:rPr>
        <w:t>action:</w:t>
      </w:r>
    </w:p>
    <w:p w14:paraId="2F4E59BC" w14:textId="1E57E25A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The goal is to compare 2 numbers and to select the larger one. In order to do so, we need to transform our capacity values into integers. In the left side of the condition, click </w:t>
      </w:r>
      <w:r>
        <w:rPr>
          <w:rFonts w:ascii="Segoe UI" w:eastAsia="Segoe UI" w:hAnsi="Segoe UI" w:cs="Times New Roman"/>
          <w:b/>
          <w:bCs/>
          <w:sz w:val="20"/>
        </w:rPr>
        <w:t>Choose a value</w:t>
      </w:r>
      <w:r>
        <w:rPr>
          <w:rFonts w:ascii="Segoe UI" w:eastAsia="Segoe UI" w:hAnsi="Segoe UI" w:cs="Times New Roman"/>
          <w:sz w:val="20"/>
        </w:rPr>
        <w:t xml:space="preserve"> and click on </w:t>
      </w:r>
      <w:r>
        <w:rPr>
          <w:rFonts w:ascii="Segoe UI" w:eastAsia="Segoe UI" w:hAnsi="Segoe UI" w:cs="Times New Roman"/>
          <w:b/>
          <w:bCs/>
          <w:sz w:val="20"/>
        </w:rPr>
        <w:t>Expression</w:t>
      </w:r>
      <w:r>
        <w:rPr>
          <w:rFonts w:ascii="Segoe UI" w:eastAsia="Segoe UI" w:hAnsi="Segoe UI" w:cs="Times New Roman"/>
          <w:sz w:val="20"/>
        </w:rPr>
        <w:t>. As we already did it before, type</w:t>
      </w:r>
      <w:r>
        <w:rPr>
          <w:rFonts w:ascii="Segoe UI" w:eastAsia="Segoe UI" w:hAnsi="Segoe UI" w:cs="Times New Roman"/>
          <w:b/>
          <w:bCs/>
          <w:sz w:val="20"/>
        </w:rPr>
        <w:t xml:space="preserve"> </w:t>
      </w:r>
      <w:ins w:id="88" w:author="Dattatray Patil (Contractor)" w:date="2021-02-14T19:05:00Z">
        <w:r w:rsidR="00844D84" w:rsidRPr="00844D84">
          <w:rPr>
            <w:rFonts w:ascii="Segoe UI" w:eastAsia="Segoe UI" w:hAnsi="Segoe UI" w:cs="Times New Roman"/>
            <w:b/>
            <w:bCs/>
            <w:color w:val="0070C0"/>
            <w:sz w:val="20"/>
            <w:rPrChange w:id="89" w:author="Dattatray Patil (Contractor)" w:date="2021-02-14T19:05:00Z">
              <w:rPr>
                <w:rFonts w:ascii="Segoe UI" w:eastAsia="Segoe UI" w:hAnsi="Segoe UI" w:cs="Times New Roman"/>
                <w:b/>
                <w:bCs/>
                <w:sz w:val="20"/>
              </w:rPr>
            </w:rPrChange>
          </w:rPr>
          <w:t>int(items('</w:t>
        </w:r>
        <w:proofErr w:type="spellStart"/>
        <w:r w:rsidR="00844D84" w:rsidRPr="00844D84">
          <w:rPr>
            <w:rFonts w:ascii="Segoe UI" w:eastAsia="Segoe UI" w:hAnsi="Segoe UI" w:cs="Times New Roman"/>
            <w:b/>
            <w:bCs/>
            <w:color w:val="0070C0"/>
            <w:sz w:val="20"/>
            <w:rPrChange w:id="90" w:author="Dattatray Patil (Contractor)" w:date="2021-02-14T19:05:00Z">
              <w:rPr>
                <w:rFonts w:ascii="Segoe UI" w:eastAsia="Segoe UI" w:hAnsi="Segoe UI" w:cs="Times New Roman"/>
                <w:b/>
                <w:bCs/>
                <w:sz w:val="20"/>
              </w:rPr>
            </w:rPrChange>
          </w:rPr>
          <w:t>Apply_to_each</w:t>
        </w:r>
        <w:proofErr w:type="spellEnd"/>
        <w:r w:rsidR="00844D84" w:rsidRPr="00844D84">
          <w:rPr>
            <w:rFonts w:ascii="Segoe UI" w:eastAsia="Segoe UI" w:hAnsi="Segoe UI" w:cs="Times New Roman"/>
            <w:b/>
            <w:bCs/>
            <w:color w:val="0070C0"/>
            <w:sz w:val="20"/>
            <w:rPrChange w:id="91" w:author="Dattatray Patil (Contractor)" w:date="2021-02-14T19:05:00Z">
              <w:rPr>
                <w:rFonts w:ascii="Segoe UI" w:eastAsia="Segoe UI" w:hAnsi="Segoe UI" w:cs="Times New Roman"/>
                <w:b/>
                <w:bCs/>
                <w:sz w:val="20"/>
              </w:rPr>
            </w:rPrChange>
          </w:rPr>
          <w:t>')['Capacity'])</w:t>
        </w:r>
        <w:r w:rsidR="00844D84" w:rsidRPr="00844D84">
          <w:rPr>
            <w:rFonts w:ascii="Segoe UI" w:eastAsia="Segoe UI" w:hAnsi="Segoe UI" w:cs="Times New Roman"/>
            <w:b/>
            <w:bCs/>
            <w:color w:val="0070C0"/>
            <w:sz w:val="20"/>
            <w:rPrChange w:id="92" w:author="Dattatray Patil (Contractor)" w:date="2021-02-14T19:05:00Z">
              <w:rPr>
                <w:rFonts w:ascii="Segoe UI" w:eastAsia="Segoe UI" w:hAnsi="Segoe UI" w:cs="Times New Roman"/>
                <w:b/>
                <w:bCs/>
                <w:sz w:val="20"/>
              </w:rPr>
            </w:rPrChange>
          </w:rPr>
          <w:t xml:space="preserve"> </w:t>
        </w:r>
      </w:ins>
      <w:del w:id="93" w:author="Dattatray Patil (Contractor)" w:date="2021-02-14T19:05:00Z">
        <w:r w:rsidDel="00844D84">
          <w:rPr>
            <w:rFonts w:ascii="Segoe UI" w:eastAsia="Segoe UI" w:hAnsi="Segoe UI" w:cs="Times New Roman"/>
            <w:b/>
            <w:bCs/>
            <w:sz w:val="20"/>
          </w:rPr>
          <w:delText>int(item()[‘Capacity’])</w:delText>
        </w:r>
        <w:r w:rsidDel="00844D84">
          <w:rPr>
            <w:rFonts w:ascii="Segoe UI" w:eastAsia="Segoe UI" w:hAnsi="Segoe UI" w:cs="Times New Roman"/>
            <w:sz w:val="20"/>
          </w:rPr>
          <w:delText xml:space="preserve"> </w:delText>
        </w:r>
      </w:del>
      <w:r>
        <w:rPr>
          <w:rFonts w:ascii="Segoe UI" w:eastAsia="Segoe UI" w:hAnsi="Segoe UI" w:cs="Times New Roman"/>
          <w:sz w:val="20"/>
        </w:rPr>
        <w:t>as illustrated below:</w:t>
      </w:r>
    </w:p>
    <w:p w14:paraId="2F4E59BD" w14:textId="1DED5B0C" w:rsidR="00F11A47" w:rsidRDefault="0059329D">
      <w:pPr>
        <w:jc w:val="center"/>
        <w:rPr>
          <w:ins w:id="94" w:author="Dattatray Patil (Contractor)" w:date="2021-02-14T19:04:00Z"/>
          <w:noProof/>
        </w:rPr>
      </w:pPr>
      <w:del w:id="95" w:author="Dattatray Patil (Contractor)" w:date="2021-02-14T19:01:00Z">
        <w:r w:rsidDel="00844D84">
          <w:rPr>
            <w:noProof/>
          </w:rPr>
          <w:drawing>
            <wp:inline distT="0" distB="0" distL="0" distR="0" wp14:anchorId="2F4E5A58" wp14:editId="32B48C90">
              <wp:extent cx="3933825" cy="2242185"/>
              <wp:effectExtent l="0" t="0" r="0" b="0"/>
              <wp:docPr id="1062304036" name="Picture 99543075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95430757"/>
                      <pic:cNvPicPr/>
                    </pic:nvPicPr>
                    <pic:blipFill>
                      <a:blip r:embed="rId3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33825" cy="22421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96" w:author="Dattatray Patil (Contractor)" w:date="2021-02-14T19:01:00Z">
        <w:r w:rsidR="00844D84" w:rsidRPr="00844D84">
          <w:rPr>
            <w:noProof/>
          </w:rPr>
          <w:t xml:space="preserve"> </w:t>
        </w:r>
      </w:ins>
    </w:p>
    <w:p w14:paraId="35CA9667" w14:textId="498B1F63" w:rsidR="00844D84" w:rsidRDefault="00844D84">
      <w:pPr>
        <w:jc w:val="center"/>
        <w:rPr>
          <w:rFonts w:ascii="Segoe UI" w:eastAsia="Segoe UI" w:hAnsi="Segoe UI" w:cs="Times New Roman"/>
          <w:sz w:val="20"/>
        </w:rPr>
      </w:pPr>
      <w:ins w:id="97" w:author="Dattatray Patil (Contractor)" w:date="2021-02-14T19:04:00Z">
        <w:r>
          <w:rPr>
            <w:noProof/>
          </w:rPr>
          <w:lastRenderedPageBreak/>
          <w:drawing>
            <wp:inline distT="0" distB="0" distL="0" distR="0" wp14:anchorId="793FF799" wp14:editId="08DEB252">
              <wp:extent cx="3101645" cy="1286056"/>
              <wp:effectExtent l="19050" t="19050" r="22860" b="28575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32252" cy="1298747"/>
                      </a:xfrm>
                      <a:prstGeom prst="rect">
                        <a:avLst/>
                      </a:prstGeom>
                      <a:ln>
                        <a:solidFill>
                          <a:schemeClr val="bg1">
                            <a:lumMod val="75000"/>
                          </a:schemeClr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2F4E59BE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b/>
          <w:bCs/>
          <w:sz w:val="20"/>
        </w:rPr>
      </w:pPr>
      <w:r>
        <w:rPr>
          <w:rFonts w:ascii="Segoe UI" w:eastAsia="Segoe UI" w:hAnsi="Segoe UI" w:cs="Times New Roman"/>
          <w:sz w:val="20"/>
        </w:rPr>
        <w:t>Click</w:t>
      </w:r>
      <w:r>
        <w:rPr>
          <w:rFonts w:ascii="Segoe UI" w:eastAsia="Segoe UI" w:hAnsi="Segoe UI" w:cs="Times New Roman"/>
          <w:b/>
          <w:bCs/>
          <w:sz w:val="20"/>
        </w:rPr>
        <w:t xml:space="preserve"> Ok.</w:t>
      </w:r>
    </w:p>
    <w:p w14:paraId="2F4E59BF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Select the comparison operator </w:t>
      </w:r>
      <w:r>
        <w:rPr>
          <w:rFonts w:ascii="Segoe UI" w:eastAsia="Segoe UI" w:hAnsi="Segoe UI" w:cs="Times New Roman"/>
          <w:b/>
          <w:bCs/>
          <w:sz w:val="20"/>
        </w:rPr>
        <w:t>is greater than</w:t>
      </w:r>
      <w:r>
        <w:rPr>
          <w:rFonts w:ascii="Segoe UI" w:eastAsia="Segoe UI" w:hAnsi="Segoe UI" w:cs="Times New Roman"/>
          <w:sz w:val="20"/>
        </w:rPr>
        <w:t>:</w:t>
      </w:r>
    </w:p>
    <w:p w14:paraId="2F4E59C0" w14:textId="77777777" w:rsidR="00F11A47" w:rsidRDefault="0059329D">
      <w:pPr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5A" wp14:editId="10B9789C">
            <wp:extent cx="5143500" cy="2157095"/>
            <wp:effectExtent l="0" t="0" r="0" b="0"/>
            <wp:docPr id="1199803739" name="Picture 995430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543075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C1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In the </w:t>
      </w:r>
      <w:r>
        <w:rPr>
          <w:rFonts w:ascii="Segoe UI" w:eastAsia="Segoe UI" w:hAnsi="Segoe UI" w:cs="Times New Roman"/>
          <w:b/>
          <w:bCs/>
          <w:sz w:val="20"/>
        </w:rPr>
        <w:t xml:space="preserve">Choose a value </w:t>
      </w:r>
      <w:r>
        <w:rPr>
          <w:rFonts w:ascii="Segoe UI" w:eastAsia="Segoe UI" w:hAnsi="Segoe UI" w:cs="Times New Roman"/>
          <w:sz w:val="20"/>
        </w:rPr>
        <w:t xml:space="preserve">textbox, we will include an expression much as we did before by using the </w:t>
      </w:r>
      <w:r>
        <w:rPr>
          <w:rFonts w:ascii="Segoe UI" w:eastAsia="Segoe UI" w:hAnsi="Segoe UI" w:cs="Times New Roman"/>
          <w:b/>
          <w:bCs/>
          <w:sz w:val="20"/>
        </w:rPr>
        <w:t>int()</w:t>
      </w:r>
      <w:r>
        <w:rPr>
          <w:rFonts w:ascii="Segoe UI" w:eastAsia="Segoe UI" w:hAnsi="Segoe UI" w:cs="Times New Roman"/>
          <w:sz w:val="20"/>
        </w:rPr>
        <w:t xml:space="preserve"> expression, but with a small variation. Click choose a value, click on</w:t>
      </w:r>
      <w:r>
        <w:rPr>
          <w:rFonts w:ascii="Segoe UI" w:eastAsia="Segoe UI" w:hAnsi="Segoe UI" w:cs="Times New Roman"/>
          <w:b/>
          <w:bCs/>
          <w:sz w:val="20"/>
        </w:rPr>
        <w:t xml:space="preserve"> Expression </w:t>
      </w:r>
      <w:r>
        <w:rPr>
          <w:rFonts w:ascii="Segoe UI" w:eastAsia="Segoe UI" w:hAnsi="Segoe UI" w:cs="Times New Roman"/>
          <w:sz w:val="20"/>
        </w:rPr>
        <w:t>and</w:t>
      </w:r>
      <w:r>
        <w:rPr>
          <w:rFonts w:ascii="Segoe UI" w:eastAsia="Segoe UI" w:hAnsi="Segoe UI" w:cs="Times New Roman"/>
          <w:b/>
          <w:bCs/>
          <w:sz w:val="20"/>
        </w:rPr>
        <w:t xml:space="preserve"> </w:t>
      </w:r>
      <w:r>
        <w:rPr>
          <w:rFonts w:ascii="Segoe UI" w:eastAsia="Segoe UI" w:hAnsi="Segoe UI" w:cs="Times New Roman"/>
          <w:sz w:val="20"/>
        </w:rPr>
        <w:t>type</w:t>
      </w:r>
      <w:r>
        <w:rPr>
          <w:rFonts w:ascii="Segoe UI" w:eastAsia="Segoe UI" w:hAnsi="Segoe UI" w:cs="Times New Roman"/>
          <w:b/>
          <w:bCs/>
          <w:sz w:val="20"/>
        </w:rPr>
        <w:t xml:space="preserve"> int()</w:t>
      </w:r>
    </w:p>
    <w:p w14:paraId="2F4E59C2" w14:textId="77777777" w:rsidR="00F11A47" w:rsidRDefault="00F11A47">
      <w:pPr>
        <w:ind w:left="720"/>
        <w:contextualSpacing/>
        <w:rPr>
          <w:rFonts w:ascii="Segoe UI" w:eastAsia="Segoe UI" w:hAnsi="Segoe UI" w:cs="Times New Roman"/>
          <w:bCs/>
          <w:sz w:val="20"/>
        </w:rPr>
      </w:pPr>
    </w:p>
    <w:p w14:paraId="2F4E59C3" w14:textId="77777777" w:rsidR="00F11A47" w:rsidRDefault="0059329D">
      <w:pPr>
        <w:ind w:left="720"/>
        <w:contextualSpacing/>
        <w:jc w:val="center"/>
        <w:rPr>
          <w:rFonts w:ascii="Segoe UI" w:eastAsia="Segoe UI" w:hAnsi="Segoe UI" w:cs="Times New Roman"/>
          <w:bCs/>
          <w:sz w:val="20"/>
        </w:rPr>
      </w:pPr>
      <w:r>
        <w:rPr>
          <w:noProof/>
        </w:rPr>
        <w:drawing>
          <wp:inline distT="0" distB="0" distL="0" distR="0" wp14:anchorId="2F4E5A5C" wp14:editId="1D40A8B2">
            <wp:extent cx="6718298" cy="1651000"/>
            <wp:effectExtent l="0" t="0" r="0" b="0"/>
            <wp:docPr id="6753794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298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C4" w14:textId="77777777" w:rsidR="00F11A47" w:rsidRDefault="00F11A47">
      <w:pPr>
        <w:ind w:left="720"/>
        <w:contextualSpacing/>
        <w:jc w:val="center"/>
        <w:rPr>
          <w:rFonts w:ascii="Segoe UI" w:eastAsia="Segoe UI" w:hAnsi="Segoe UI" w:cs="Times New Roman"/>
          <w:sz w:val="20"/>
        </w:rPr>
      </w:pPr>
    </w:p>
    <w:p w14:paraId="2F4E59C5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Move the cursor within the </w:t>
      </w:r>
      <w:r>
        <w:rPr>
          <w:rFonts w:ascii="Segoe UI" w:eastAsia="Segoe UI" w:hAnsi="Segoe UI" w:cs="Times New Roman"/>
          <w:b/>
          <w:bCs/>
          <w:sz w:val="20"/>
        </w:rPr>
        <w:t>int()</w:t>
      </w:r>
      <w:r>
        <w:rPr>
          <w:rFonts w:ascii="Segoe UI" w:eastAsia="Segoe UI" w:hAnsi="Segoe UI" w:cs="Times New Roman"/>
          <w:sz w:val="20"/>
        </w:rPr>
        <w:t xml:space="preserve"> parentheses.</w:t>
      </w:r>
    </w:p>
    <w:p w14:paraId="2F4E59C6" w14:textId="700DCB03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Click </w:t>
      </w:r>
      <w:r>
        <w:rPr>
          <w:rFonts w:ascii="Segoe UI" w:eastAsia="Segoe UI" w:hAnsi="Segoe UI" w:cs="Times New Roman"/>
          <w:b/>
          <w:bCs/>
          <w:sz w:val="20"/>
        </w:rPr>
        <w:t>Dynamic content</w:t>
      </w:r>
      <w:ins w:id="98" w:author="Dattatray Patil (Contractor)" w:date="2021-02-14T19:07:00Z">
        <w:r w:rsidR="00844D84">
          <w:rPr>
            <w:rFonts w:ascii="Segoe UI" w:eastAsia="Segoe UI" w:hAnsi="Segoe UI" w:cs="Times New Roman"/>
            <w:b/>
            <w:bCs/>
            <w:sz w:val="20"/>
          </w:rPr>
          <w:t xml:space="preserve"> expression</w:t>
        </w:r>
      </w:ins>
      <w:r>
        <w:rPr>
          <w:rFonts w:ascii="Segoe UI" w:eastAsia="Segoe UI" w:hAnsi="Segoe UI" w:cs="Times New Roman"/>
          <w:sz w:val="20"/>
        </w:rPr>
        <w:t xml:space="preserve">, select the </w:t>
      </w:r>
      <w:proofErr w:type="spellStart"/>
      <w:r>
        <w:rPr>
          <w:rFonts w:ascii="Segoe UI" w:eastAsia="Segoe UI" w:hAnsi="Segoe UI" w:cs="Times New Roman"/>
          <w:b/>
          <w:bCs/>
          <w:sz w:val="20"/>
        </w:rPr>
        <w:t>MaxCapacity</w:t>
      </w:r>
      <w:proofErr w:type="spellEnd"/>
      <w:r>
        <w:rPr>
          <w:rFonts w:ascii="Segoe UI" w:eastAsia="Segoe UI" w:hAnsi="Segoe UI" w:cs="Times New Roman"/>
          <w:sz w:val="20"/>
        </w:rPr>
        <w:t xml:space="preserve"> variable: the editor will automatically generate the expression</w:t>
      </w:r>
      <w:ins w:id="99" w:author="Dattatray Patil (Contractor)" w:date="2021-02-14T19:07:00Z">
        <w:r w:rsidR="00844D84">
          <w:rPr>
            <w:rFonts w:ascii="Segoe UI" w:eastAsia="Segoe UI" w:hAnsi="Segoe UI" w:cs="Times New Roman"/>
            <w:sz w:val="20"/>
          </w:rPr>
          <w:t xml:space="preserve"> </w:t>
        </w:r>
        <w:r w:rsidR="00844D84" w:rsidRPr="00844D84">
          <w:rPr>
            <w:rFonts w:ascii="Segoe UI" w:eastAsia="Segoe UI" w:hAnsi="Segoe UI" w:cs="Times New Roman"/>
            <w:sz w:val="20"/>
          </w:rPr>
          <w:t>int(variables('</w:t>
        </w:r>
        <w:proofErr w:type="spellStart"/>
        <w:r w:rsidR="00844D84" w:rsidRPr="00844D84">
          <w:rPr>
            <w:rFonts w:ascii="Segoe UI" w:eastAsia="Segoe UI" w:hAnsi="Segoe UI" w:cs="Times New Roman"/>
            <w:sz w:val="20"/>
          </w:rPr>
          <w:t>MaxCapacity</w:t>
        </w:r>
        <w:proofErr w:type="spellEnd"/>
        <w:r w:rsidR="00844D84" w:rsidRPr="00844D84">
          <w:rPr>
            <w:rFonts w:ascii="Segoe UI" w:eastAsia="Segoe UI" w:hAnsi="Segoe UI" w:cs="Times New Roman"/>
            <w:sz w:val="20"/>
          </w:rPr>
          <w:t>'))</w:t>
        </w:r>
      </w:ins>
      <w:r>
        <w:rPr>
          <w:rFonts w:ascii="Segoe UI" w:eastAsia="Segoe UI" w:hAnsi="Segoe UI" w:cs="Times New Roman"/>
          <w:sz w:val="20"/>
        </w:rPr>
        <w:t>. Click</w:t>
      </w:r>
      <w:r>
        <w:rPr>
          <w:rFonts w:ascii="Segoe UI" w:eastAsia="Segoe UI" w:hAnsi="Segoe UI" w:cs="Times New Roman"/>
          <w:b/>
          <w:bCs/>
          <w:sz w:val="20"/>
        </w:rPr>
        <w:t xml:space="preserve"> Ok </w:t>
      </w:r>
      <w:r>
        <w:rPr>
          <w:rFonts w:ascii="Segoe UI" w:eastAsia="Segoe UI" w:hAnsi="Segoe UI" w:cs="Times New Roman"/>
          <w:sz w:val="20"/>
        </w:rPr>
        <w:t>and</w:t>
      </w:r>
      <w:r>
        <w:rPr>
          <w:rFonts w:ascii="Segoe UI" w:eastAsia="Segoe UI" w:hAnsi="Segoe UI" w:cs="Times New Roman"/>
          <w:b/>
          <w:bCs/>
          <w:sz w:val="20"/>
        </w:rPr>
        <w:t xml:space="preserve"> Save </w:t>
      </w:r>
      <w:r>
        <w:rPr>
          <w:rFonts w:ascii="Segoe UI" w:eastAsia="Segoe UI" w:hAnsi="Segoe UI" w:cs="Times New Roman"/>
          <w:sz w:val="20"/>
        </w:rPr>
        <w:t>the Flow.</w:t>
      </w:r>
    </w:p>
    <w:p w14:paraId="2F4E59C7" w14:textId="77777777" w:rsidR="00F11A47" w:rsidRDefault="0059329D">
      <w:pPr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2F4E5A5E" wp14:editId="0F312E90">
            <wp:extent cx="4507611" cy="1115932"/>
            <wp:effectExtent l="19050" t="19050" r="26670" b="27305"/>
            <wp:docPr id="383675883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451" cy="11253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4E59C8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Now, in the left </w:t>
      </w:r>
      <w:r>
        <w:rPr>
          <w:rFonts w:ascii="Segoe UI" w:eastAsia="Segoe UI" w:hAnsi="Segoe UI" w:cs="Times New Roman"/>
          <w:b/>
          <w:bCs/>
          <w:sz w:val="20"/>
        </w:rPr>
        <w:t>If yes</w:t>
      </w:r>
      <w:r>
        <w:rPr>
          <w:rFonts w:ascii="Segoe UI" w:eastAsia="Segoe UI" w:hAnsi="Segoe UI" w:cs="Times New Roman"/>
          <w:sz w:val="20"/>
        </w:rPr>
        <w:t xml:space="preserve"> branch, add a new action </w:t>
      </w:r>
      <w:r>
        <w:rPr>
          <w:rFonts w:ascii="Segoe UI" w:eastAsia="Segoe UI" w:hAnsi="Segoe UI" w:cs="Times New Roman"/>
          <w:b/>
          <w:bCs/>
          <w:sz w:val="20"/>
        </w:rPr>
        <w:t>Variables – Set variable</w:t>
      </w:r>
      <w:r>
        <w:rPr>
          <w:rFonts w:ascii="Segoe UI" w:eastAsia="Segoe UI" w:hAnsi="Segoe UI" w:cs="Times New Roman"/>
          <w:sz w:val="20"/>
        </w:rPr>
        <w:t xml:space="preserve"> for our </w:t>
      </w:r>
      <w:proofErr w:type="spellStart"/>
      <w:r>
        <w:rPr>
          <w:rFonts w:ascii="Segoe UI" w:eastAsia="Segoe UI" w:hAnsi="Segoe UI" w:cs="Times New Roman"/>
          <w:b/>
          <w:bCs/>
          <w:sz w:val="20"/>
        </w:rPr>
        <w:t>MaxCapacity</w:t>
      </w:r>
      <w:proofErr w:type="spellEnd"/>
      <w:r>
        <w:rPr>
          <w:rFonts w:ascii="Segoe UI" w:eastAsia="Segoe UI" w:hAnsi="Segoe UI" w:cs="Times New Roman"/>
          <w:sz w:val="20"/>
        </w:rPr>
        <w:t xml:space="preserve"> variable.</w:t>
      </w:r>
    </w:p>
    <w:p w14:paraId="2F4E59C9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Rename the action </w:t>
      </w:r>
      <w:r>
        <w:rPr>
          <w:rFonts w:ascii="Segoe UI" w:eastAsia="Segoe UI" w:hAnsi="Segoe UI" w:cs="Times New Roman"/>
          <w:b/>
          <w:bCs/>
          <w:sz w:val="20"/>
        </w:rPr>
        <w:t xml:space="preserve">Set variable </w:t>
      </w:r>
      <w:proofErr w:type="spellStart"/>
      <w:r>
        <w:rPr>
          <w:rFonts w:ascii="Segoe UI" w:eastAsia="Segoe UI" w:hAnsi="Segoe UI" w:cs="Times New Roman"/>
          <w:b/>
          <w:bCs/>
          <w:sz w:val="20"/>
        </w:rPr>
        <w:t>MaxCapacity</w:t>
      </w:r>
      <w:proofErr w:type="spellEnd"/>
      <w:r>
        <w:rPr>
          <w:rFonts w:ascii="Segoe UI" w:eastAsia="Segoe UI" w:hAnsi="Segoe UI" w:cs="Times New Roman"/>
          <w:b/>
          <w:bCs/>
          <w:sz w:val="20"/>
        </w:rPr>
        <w:t>:</w:t>
      </w:r>
    </w:p>
    <w:p w14:paraId="2F4E59CA" w14:textId="77777777" w:rsidR="00F11A47" w:rsidRDefault="0059329D">
      <w:pPr>
        <w:ind w:left="720"/>
        <w:contextualSpacing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60" wp14:editId="4935DF2F">
            <wp:extent cx="5439409" cy="2591435"/>
            <wp:effectExtent l="0" t="0" r="0" b="0"/>
            <wp:docPr id="19434924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409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87A" w:rsidRPr="63D32F1F">
        <w:rPr>
          <w:rFonts w:ascii="Segoe UI" w:eastAsia="Segoe UI" w:hAnsi="Segoe UI" w:cs="Times New Roman"/>
          <w:sz w:val="20"/>
          <w:szCs w:val="20"/>
        </w:rPr>
        <w:t xml:space="preserve"> </w:t>
      </w:r>
    </w:p>
    <w:p w14:paraId="2F4E59CB" w14:textId="77777777" w:rsidR="00F11A47" w:rsidRDefault="00F11A47">
      <w:pPr>
        <w:ind w:left="720"/>
        <w:contextualSpacing/>
        <w:rPr>
          <w:rFonts w:ascii="Segoe UI" w:eastAsia="Segoe UI" w:hAnsi="Segoe UI" w:cs="Times New Roman"/>
          <w:sz w:val="20"/>
        </w:rPr>
      </w:pPr>
    </w:p>
    <w:p w14:paraId="2F4E59CC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and in the </w:t>
      </w:r>
      <w:r>
        <w:rPr>
          <w:rFonts w:ascii="Segoe UI" w:eastAsia="Segoe UI" w:hAnsi="Segoe UI" w:cs="Times New Roman"/>
          <w:b/>
          <w:bCs/>
          <w:sz w:val="20"/>
        </w:rPr>
        <w:t>Expression</w:t>
      </w:r>
      <w:r>
        <w:rPr>
          <w:rFonts w:ascii="Segoe UI" w:eastAsia="Segoe UI" w:hAnsi="Segoe UI" w:cs="Times New Roman"/>
          <w:sz w:val="20"/>
        </w:rPr>
        <w:t xml:space="preserve"> panel type of this variable</w:t>
      </w:r>
    </w:p>
    <w:p w14:paraId="2F4E59CD" w14:textId="4805FBD6" w:rsidR="00F11A47" w:rsidRDefault="0016187A">
      <w:pPr>
        <w:ind w:left="720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b/>
          <w:bCs/>
          <w:sz w:val="20"/>
        </w:rPr>
        <w:t>int(item</w:t>
      </w:r>
      <w:ins w:id="100" w:author="Dattatray Patil (Contractor)" w:date="2021-02-14T19:09:00Z">
        <w:r w:rsidR="00844D84">
          <w:rPr>
            <w:rFonts w:ascii="Segoe UI" w:eastAsia="Segoe UI" w:hAnsi="Segoe UI" w:cs="Times New Roman"/>
            <w:b/>
            <w:bCs/>
            <w:sz w:val="20"/>
          </w:rPr>
          <w:t>s</w:t>
        </w:r>
      </w:ins>
      <w:r>
        <w:rPr>
          <w:rFonts w:ascii="Segoe UI" w:eastAsia="Segoe UI" w:hAnsi="Segoe UI" w:cs="Times New Roman"/>
          <w:b/>
          <w:bCs/>
          <w:sz w:val="20"/>
        </w:rPr>
        <w:t>(</w:t>
      </w:r>
      <w:ins w:id="101" w:author="Dattatray Patil (Contractor)" w:date="2021-02-14T19:09:00Z">
        <w:r w:rsidR="00844D84">
          <w:rPr>
            <w:rFonts w:ascii="Segoe UI" w:eastAsia="Segoe UI" w:hAnsi="Segoe UI" w:cs="Times New Roman"/>
            <w:b/>
            <w:bCs/>
            <w:sz w:val="20"/>
          </w:rPr>
          <w:t>‘</w:t>
        </w:r>
        <w:proofErr w:type="spellStart"/>
        <w:r w:rsidR="00844D84">
          <w:rPr>
            <w:rFonts w:ascii="Segoe UI" w:eastAsia="Segoe UI" w:hAnsi="Segoe UI" w:cs="Times New Roman"/>
            <w:b/>
            <w:bCs/>
            <w:sz w:val="20"/>
          </w:rPr>
          <w:t>Apply</w:t>
        </w:r>
      </w:ins>
      <w:ins w:id="102" w:author="Dattatray Patil (Contractor)" w:date="2021-02-15T08:33:00Z">
        <w:r w:rsidR="00EE7F88">
          <w:rPr>
            <w:rFonts w:ascii="Segoe UI" w:eastAsia="Segoe UI" w:hAnsi="Segoe UI" w:cs="Times New Roman"/>
            <w:b/>
            <w:bCs/>
            <w:sz w:val="20"/>
          </w:rPr>
          <w:t>_</w:t>
        </w:r>
      </w:ins>
      <w:ins w:id="103" w:author="Dattatray Patil (Contractor)" w:date="2021-02-14T19:09:00Z">
        <w:r w:rsidR="00844D84">
          <w:rPr>
            <w:rFonts w:ascii="Segoe UI" w:eastAsia="Segoe UI" w:hAnsi="Segoe UI" w:cs="Times New Roman"/>
            <w:b/>
            <w:bCs/>
            <w:sz w:val="20"/>
          </w:rPr>
          <w:t>to</w:t>
        </w:r>
      </w:ins>
      <w:ins w:id="104" w:author="Dattatray Patil (Contractor)" w:date="2021-02-15T08:33:00Z">
        <w:r w:rsidR="00EE7F88">
          <w:rPr>
            <w:rFonts w:ascii="Segoe UI" w:eastAsia="Segoe UI" w:hAnsi="Segoe UI" w:cs="Times New Roman"/>
            <w:b/>
            <w:bCs/>
            <w:sz w:val="20"/>
          </w:rPr>
          <w:t>_</w:t>
        </w:r>
      </w:ins>
      <w:ins w:id="105" w:author="Dattatray Patil (Contractor)" w:date="2021-02-14T19:09:00Z">
        <w:r w:rsidR="00844D84">
          <w:rPr>
            <w:rFonts w:ascii="Segoe UI" w:eastAsia="Segoe UI" w:hAnsi="Segoe UI" w:cs="Times New Roman"/>
            <w:b/>
            <w:bCs/>
            <w:sz w:val="20"/>
          </w:rPr>
          <w:t>each</w:t>
        </w:r>
        <w:proofErr w:type="spellEnd"/>
        <w:r w:rsidR="00844D84">
          <w:rPr>
            <w:rFonts w:ascii="Segoe UI" w:eastAsia="Segoe UI" w:hAnsi="Segoe UI" w:cs="Times New Roman"/>
            <w:b/>
            <w:bCs/>
            <w:sz w:val="20"/>
          </w:rPr>
          <w:t>’</w:t>
        </w:r>
      </w:ins>
      <w:r>
        <w:rPr>
          <w:rFonts w:ascii="Segoe UI" w:eastAsia="Segoe UI" w:hAnsi="Segoe UI" w:cs="Times New Roman"/>
          <w:b/>
          <w:bCs/>
          <w:sz w:val="20"/>
        </w:rPr>
        <w:t>)[‘Capacity’])</w:t>
      </w:r>
      <w:r>
        <w:rPr>
          <w:rFonts w:ascii="Segoe UI" w:eastAsia="Segoe UI" w:hAnsi="Segoe UI" w:cs="Times New Roman"/>
          <w:i/>
          <w:iCs/>
          <w:sz w:val="20"/>
        </w:rPr>
        <w:t xml:space="preserve"> </w:t>
      </w:r>
      <w:r>
        <w:rPr>
          <w:rFonts w:ascii="Segoe UI" w:eastAsia="Segoe UI" w:hAnsi="Segoe UI" w:cs="Times New Roman"/>
          <w:sz w:val="20"/>
        </w:rPr>
        <w:t>as illustrated in the next picture.</w:t>
      </w:r>
    </w:p>
    <w:p w14:paraId="2F4E59CE" w14:textId="4AC45A5D" w:rsidR="00F11A47" w:rsidRDefault="0059329D">
      <w:pPr>
        <w:jc w:val="center"/>
        <w:rPr>
          <w:rFonts w:ascii="Segoe UI" w:eastAsia="Segoe UI" w:hAnsi="Segoe UI" w:cs="Times New Roman"/>
          <w:sz w:val="20"/>
        </w:rPr>
      </w:pPr>
      <w:del w:id="106" w:author="Dattatray Patil (Contractor)" w:date="2021-02-14T19:10:00Z">
        <w:r w:rsidDel="00844D84">
          <w:rPr>
            <w:noProof/>
          </w:rPr>
          <w:lastRenderedPageBreak/>
          <w:drawing>
            <wp:inline distT="0" distB="0" distL="0" distR="0" wp14:anchorId="2F4E5A62" wp14:editId="69CB7B2C">
              <wp:extent cx="4737100" cy="4550410"/>
              <wp:effectExtent l="0" t="0" r="0" b="0"/>
              <wp:docPr id="333659172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/>
                    </pic:nvPicPr>
                    <pic:blipFill>
                      <a:blip r:embed="rId4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37100" cy="45504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F4E59CF" w14:textId="1ACB9E60" w:rsidR="00F11A47" w:rsidRDefault="00EE7F88" w:rsidP="00844D84">
      <w:pPr>
        <w:ind w:left="1440"/>
        <w:rPr>
          <w:rFonts w:ascii="Segoe UI" w:eastAsia="Segoe UI" w:hAnsi="Segoe UI" w:cs="Times New Roman"/>
          <w:sz w:val="20"/>
        </w:rPr>
        <w:pPrChange w:id="107" w:author="Dattatray Patil (Contractor)" w:date="2021-02-14T19:11:00Z">
          <w:pPr/>
        </w:pPrChange>
      </w:pPr>
      <w:ins w:id="108" w:author="Dattatray Patil (Contractor)" w:date="2021-02-15T08:42:00Z">
        <w:r>
          <w:rPr>
            <w:noProof/>
          </w:rPr>
          <w:drawing>
            <wp:inline distT="0" distB="0" distL="0" distR="0" wp14:anchorId="108794C8" wp14:editId="3EAEE740">
              <wp:extent cx="3943564" cy="3214268"/>
              <wp:effectExtent l="19050" t="19050" r="19050" b="24765"/>
              <wp:docPr id="17" name="Picture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43"/>
                      <a:srcRect l="4431"/>
                      <a:stretch/>
                    </pic:blipFill>
                    <pic:spPr bwMode="auto">
                      <a:xfrm>
                        <a:off x="0" y="0"/>
                        <a:ext cx="3952872" cy="3221854"/>
                      </a:xfrm>
                      <a:prstGeom prst="rect">
                        <a:avLst/>
                      </a:prstGeom>
                      <a:ln>
                        <a:solidFill>
                          <a:schemeClr val="bg1">
                            <a:lumMod val="75000"/>
                          </a:schemeClr>
                        </a:solidFill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2F4E59D0" w14:textId="249A4AD9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lastRenderedPageBreak/>
        <w:t>In the same left branch of the condition, add</w:t>
      </w:r>
      <w:r w:rsidRPr="00C9045C">
        <w:rPr>
          <w:rFonts w:ascii="Segoe UI" w:eastAsia="Segoe UI" w:hAnsi="Segoe UI" w:cs="Times New Roman"/>
          <w:sz w:val="20"/>
        </w:rPr>
        <w:t xml:space="preserve"> another</w:t>
      </w:r>
      <w:r>
        <w:rPr>
          <w:rFonts w:ascii="Segoe UI" w:eastAsia="Segoe UI" w:hAnsi="Segoe UI" w:cs="Times New Roman"/>
          <w:b/>
          <w:bCs/>
          <w:sz w:val="20"/>
        </w:rPr>
        <w:t xml:space="preserve"> set variable action</w:t>
      </w:r>
      <w:r>
        <w:rPr>
          <w:rFonts w:ascii="Segoe UI" w:eastAsia="Segoe UI" w:hAnsi="Segoe UI" w:cs="Times New Roman"/>
          <w:sz w:val="20"/>
        </w:rPr>
        <w:t xml:space="preserve"> and select the variable </w:t>
      </w:r>
      <w:r>
        <w:rPr>
          <w:rFonts w:ascii="Segoe UI" w:eastAsia="Segoe UI" w:hAnsi="Segoe UI" w:cs="Times New Roman"/>
          <w:b/>
          <w:bCs/>
          <w:sz w:val="20"/>
        </w:rPr>
        <w:t xml:space="preserve">Bigger office </w:t>
      </w:r>
      <w:r>
        <w:rPr>
          <w:rFonts w:ascii="Segoe UI" w:eastAsia="Segoe UI" w:hAnsi="Segoe UI" w:cs="Times New Roman"/>
          <w:sz w:val="20"/>
        </w:rPr>
        <w:t xml:space="preserve">and assign it a value of </w:t>
      </w:r>
      <w:ins w:id="109" w:author="Dattatray Patil (Contractor)" w:date="2021-02-15T08:50:00Z">
        <w:r w:rsidR="008D7CEB">
          <w:rPr>
            <w:rFonts w:ascii="Segoe UI" w:eastAsia="Segoe UI" w:hAnsi="Segoe UI" w:cs="Times New Roman"/>
            <w:b/>
            <w:bCs/>
            <w:sz w:val="20"/>
          </w:rPr>
          <w:t>C</w:t>
        </w:r>
      </w:ins>
      <w:del w:id="110" w:author="Dattatray Patil (Contractor)" w:date="2021-02-15T08:50:00Z">
        <w:r w:rsidDel="008D7CEB">
          <w:rPr>
            <w:rFonts w:ascii="Segoe UI" w:eastAsia="Segoe UI" w:hAnsi="Segoe UI" w:cs="Times New Roman"/>
            <w:b/>
            <w:bCs/>
            <w:sz w:val="20"/>
          </w:rPr>
          <w:delText>c</w:delText>
        </w:r>
      </w:del>
      <w:r>
        <w:rPr>
          <w:rFonts w:ascii="Segoe UI" w:eastAsia="Segoe UI" w:hAnsi="Segoe UI" w:cs="Times New Roman"/>
          <w:b/>
          <w:bCs/>
          <w:sz w:val="20"/>
        </w:rPr>
        <w:t>ity</w:t>
      </w:r>
      <w:r>
        <w:rPr>
          <w:rFonts w:ascii="Segoe UI" w:eastAsia="Segoe UI" w:hAnsi="Segoe UI" w:cs="Times New Roman"/>
          <w:sz w:val="20"/>
        </w:rPr>
        <w:t>. Click on the Dynamic value button to retrieve city:</w:t>
      </w:r>
    </w:p>
    <w:p w14:paraId="2F4E59D1" w14:textId="77BC1172" w:rsidR="00F11A47" w:rsidRDefault="0059329D">
      <w:pPr>
        <w:jc w:val="center"/>
        <w:rPr>
          <w:ins w:id="111" w:author="Dattatray Patil (Contractor)" w:date="2021-02-15T08:42:00Z"/>
          <w:rFonts w:ascii="Segoe UI" w:eastAsia="Segoe UI" w:hAnsi="Segoe UI" w:cs="Times New Roman"/>
          <w:sz w:val="20"/>
        </w:rPr>
      </w:pPr>
      <w:del w:id="112" w:author="Dattatray Patil (Contractor)" w:date="2021-02-15T08:34:00Z">
        <w:r w:rsidDel="00EE7F88">
          <w:rPr>
            <w:noProof/>
          </w:rPr>
          <w:drawing>
            <wp:inline distT="0" distB="0" distL="0" distR="0" wp14:anchorId="2F4E5A64" wp14:editId="56EA5B44">
              <wp:extent cx="3543452" cy="3335877"/>
              <wp:effectExtent l="19050" t="19050" r="19050" b="17145"/>
              <wp:docPr id="570591624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/>
                      <pic:cNvPicPr/>
                    </pic:nvPicPr>
                    <pic:blipFill>
                      <a:blip r:embed="rId4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57215" cy="3348834"/>
                      </a:xfrm>
                      <a:prstGeom prst="rect">
                        <a:avLst/>
                      </a:prstGeom>
                      <a:ln>
                        <a:solidFill>
                          <a:schemeClr val="bg1">
                            <a:lumMod val="75000"/>
                          </a:schemeClr>
                        </a:solidFill>
                      </a:ln>
                    </pic:spPr>
                  </pic:pic>
                </a:graphicData>
              </a:graphic>
            </wp:inline>
          </w:drawing>
        </w:r>
      </w:del>
    </w:p>
    <w:p w14:paraId="04F64924" w14:textId="5D9BA17D" w:rsidR="00EE7F88" w:rsidRDefault="00EE7F88">
      <w:pPr>
        <w:jc w:val="center"/>
        <w:rPr>
          <w:rFonts w:ascii="Segoe UI" w:eastAsia="Segoe UI" w:hAnsi="Segoe UI" w:cs="Times New Roman"/>
          <w:sz w:val="20"/>
        </w:rPr>
      </w:pPr>
      <w:ins w:id="113" w:author="Dattatray Patil (Contractor)" w:date="2021-02-15T08:44:00Z">
        <w:r>
          <w:rPr>
            <w:noProof/>
          </w:rPr>
          <w:drawing>
            <wp:inline distT="0" distB="0" distL="0" distR="0" wp14:anchorId="368F310C" wp14:editId="732B3994">
              <wp:extent cx="3313786" cy="2955147"/>
              <wp:effectExtent l="19050" t="19050" r="20320" b="17145"/>
              <wp:docPr id="18" name="Picture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27374" cy="2967264"/>
                      </a:xfrm>
                      <a:prstGeom prst="rect">
                        <a:avLst/>
                      </a:prstGeom>
                      <a:ln>
                        <a:solidFill>
                          <a:schemeClr val="bg1">
                            <a:lumMod val="75000"/>
                          </a:schemeClr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2F4E59D2" w14:textId="77777777" w:rsidR="00F11A47" w:rsidRDefault="00F11A47">
      <w:pPr>
        <w:rPr>
          <w:rFonts w:ascii="Segoe UI" w:eastAsia="Segoe UI" w:hAnsi="Segoe UI" w:cs="Times New Roman"/>
          <w:sz w:val="20"/>
        </w:rPr>
      </w:pPr>
    </w:p>
    <w:p w14:paraId="2F4E59D3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Save and test the Flow to figure out which city has the bigger capacity (Toronto in our case). You can debug the Flow or add a notification (or send an e-mail to yourself).</w:t>
      </w:r>
    </w:p>
    <w:p w14:paraId="2F4E59D4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Next, let’s send an e-mail by adding an </w:t>
      </w:r>
      <w:r>
        <w:rPr>
          <w:rFonts w:ascii="Segoe UI" w:eastAsia="Segoe UI" w:hAnsi="Segoe UI" w:cs="Times New Roman"/>
          <w:b/>
          <w:bCs/>
          <w:sz w:val="20"/>
        </w:rPr>
        <w:t>Outlook 365 Outlook - Send an email (v2)</w:t>
      </w:r>
      <w:r>
        <w:rPr>
          <w:rFonts w:ascii="Segoe UI" w:eastAsia="Segoe UI" w:hAnsi="Segoe UI" w:cs="Times New Roman"/>
          <w:sz w:val="20"/>
        </w:rPr>
        <w:t xml:space="preserve"> action </w:t>
      </w:r>
      <w:r>
        <w:rPr>
          <w:rFonts w:ascii="Segoe UI" w:eastAsia="Segoe UI" w:hAnsi="Segoe UI" w:cs="Times New Roman"/>
          <w:b/>
          <w:bCs/>
          <w:sz w:val="20"/>
        </w:rPr>
        <w:t>after the Apply to each:</w:t>
      </w:r>
    </w:p>
    <w:p w14:paraId="2F4E59D5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Find the action by typing Outlook:</w:t>
      </w:r>
    </w:p>
    <w:p w14:paraId="2F4E59D6" w14:textId="77777777" w:rsidR="00F11A47" w:rsidRDefault="00F11A47">
      <w:pPr>
        <w:ind w:left="1440"/>
        <w:contextualSpacing/>
        <w:rPr>
          <w:rFonts w:ascii="Segoe UI" w:eastAsia="Segoe UI" w:hAnsi="Segoe UI" w:cs="Times New Roman"/>
          <w:b/>
          <w:bCs/>
          <w:sz w:val="20"/>
        </w:rPr>
      </w:pPr>
    </w:p>
    <w:p w14:paraId="2F4E59D7" w14:textId="77777777" w:rsidR="00F11A47" w:rsidRDefault="0059329D">
      <w:pPr>
        <w:ind w:left="1440"/>
        <w:contextualSpacing/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66" wp14:editId="4BF4C45E">
            <wp:extent cx="4846320" cy="4846320"/>
            <wp:effectExtent l="0" t="0" r="0" b="0"/>
            <wp:docPr id="13025883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9D8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In the Connectors list click </w:t>
      </w:r>
      <w:r>
        <w:rPr>
          <w:rFonts w:ascii="Segoe UI" w:eastAsia="Segoe UI" w:hAnsi="Segoe UI" w:cs="Times New Roman"/>
          <w:b/>
          <w:bCs/>
          <w:sz w:val="20"/>
        </w:rPr>
        <w:t>Office 365 Outlook</w:t>
      </w:r>
      <w:r>
        <w:rPr>
          <w:rFonts w:ascii="Segoe UI" w:eastAsia="Segoe UI" w:hAnsi="Segoe UI" w:cs="Times New Roman"/>
          <w:sz w:val="20"/>
        </w:rPr>
        <w:t>:</w:t>
      </w:r>
    </w:p>
    <w:p w14:paraId="2F4E59D9" w14:textId="77777777" w:rsidR="00F11A47" w:rsidRDefault="0059329D" w:rsidP="00EE7F88">
      <w:pPr>
        <w:contextualSpacing/>
        <w:jc w:val="center"/>
        <w:rPr>
          <w:rFonts w:ascii="Segoe UI" w:eastAsia="Segoe UI" w:hAnsi="Segoe UI" w:cs="Times New Roman"/>
          <w:sz w:val="20"/>
        </w:rPr>
        <w:pPrChange w:id="114" w:author="Dattatray Patil (Contractor)" w:date="2021-02-15T08:45:00Z">
          <w:pPr>
            <w:ind w:left="1440"/>
            <w:contextualSpacing/>
            <w:jc w:val="center"/>
          </w:pPr>
        </w:pPrChange>
      </w:pPr>
      <w:r>
        <w:rPr>
          <w:noProof/>
        </w:rPr>
        <w:drawing>
          <wp:inline distT="0" distB="0" distL="0" distR="0" wp14:anchorId="2F4E5A68" wp14:editId="22563B92">
            <wp:extent cx="3204375" cy="2158048"/>
            <wp:effectExtent l="19050" t="19050" r="15240" b="13970"/>
            <wp:docPr id="20969828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972" cy="21779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4E59DA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Select the action </w:t>
      </w:r>
      <w:r>
        <w:rPr>
          <w:rFonts w:ascii="Segoe UI" w:eastAsia="Segoe UI" w:hAnsi="Segoe UI" w:cs="Times New Roman"/>
          <w:b/>
          <w:bCs/>
          <w:sz w:val="20"/>
        </w:rPr>
        <w:t>Office 365 Outlook – Send an email</w:t>
      </w:r>
      <w:r>
        <w:rPr>
          <w:rFonts w:ascii="Segoe UI" w:eastAsia="Segoe UI" w:hAnsi="Segoe UI" w:cs="Times New Roman"/>
          <w:sz w:val="20"/>
        </w:rPr>
        <w:t>:</w:t>
      </w:r>
    </w:p>
    <w:p w14:paraId="2F4E59DB" w14:textId="77777777" w:rsidR="00F11A47" w:rsidRDefault="00F11A47">
      <w:pPr>
        <w:ind w:left="1440"/>
        <w:contextualSpacing/>
        <w:jc w:val="center"/>
        <w:rPr>
          <w:rFonts w:ascii="Segoe UI" w:eastAsia="Segoe UI" w:hAnsi="Segoe UI" w:cs="Times New Roman"/>
          <w:sz w:val="20"/>
        </w:rPr>
      </w:pPr>
    </w:p>
    <w:p w14:paraId="2F4E59DC" w14:textId="77777777" w:rsidR="00F11A47" w:rsidRDefault="0059329D">
      <w:pPr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2F4E5A6A" wp14:editId="521752F5">
            <wp:extent cx="3549015" cy="2634615"/>
            <wp:effectExtent l="19050" t="19050" r="13335" b="13335"/>
            <wp:docPr id="2229059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26346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4E59DD" w14:textId="77777777" w:rsidR="00F11A47" w:rsidRDefault="0016187A">
      <w:pPr>
        <w:numPr>
          <w:ilvl w:val="1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Fill-in the Send an email action with the following values</w:t>
      </w:r>
    </w:p>
    <w:p w14:paraId="2F4E59DE" w14:textId="77777777" w:rsidR="00F11A47" w:rsidRDefault="0016187A">
      <w:pPr>
        <w:numPr>
          <w:ilvl w:val="2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In the </w:t>
      </w:r>
      <w:r>
        <w:rPr>
          <w:rFonts w:ascii="Segoe UI" w:eastAsia="Segoe UI" w:hAnsi="Segoe UI" w:cs="Times New Roman"/>
          <w:b/>
          <w:bCs/>
          <w:sz w:val="20"/>
        </w:rPr>
        <w:t>To field</w:t>
      </w:r>
      <w:r>
        <w:rPr>
          <w:rFonts w:ascii="Segoe UI" w:eastAsia="Segoe UI" w:hAnsi="Segoe UI" w:cs="Times New Roman"/>
          <w:sz w:val="20"/>
        </w:rPr>
        <w:t xml:space="preserve"> provide your e-mail address</w:t>
      </w:r>
    </w:p>
    <w:p w14:paraId="2F4E59DF" w14:textId="77777777" w:rsidR="00F11A47" w:rsidRDefault="0016187A">
      <w:pPr>
        <w:numPr>
          <w:ilvl w:val="2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In the </w:t>
      </w:r>
      <w:r>
        <w:rPr>
          <w:rFonts w:ascii="Segoe UI" w:eastAsia="Segoe UI" w:hAnsi="Segoe UI" w:cs="Times New Roman"/>
          <w:b/>
          <w:bCs/>
          <w:sz w:val="20"/>
        </w:rPr>
        <w:t>Subject</w:t>
      </w:r>
      <w:r>
        <w:rPr>
          <w:rFonts w:ascii="Segoe UI" w:eastAsia="Segoe UI" w:hAnsi="Segoe UI" w:cs="Times New Roman"/>
          <w:sz w:val="20"/>
        </w:rPr>
        <w:t>, type “</w:t>
      </w:r>
      <w:r>
        <w:rPr>
          <w:rFonts w:ascii="Segoe UI" w:eastAsia="Segoe UI" w:hAnsi="Segoe UI" w:cs="Times New Roman"/>
          <w:b/>
          <w:bCs/>
          <w:sz w:val="20"/>
        </w:rPr>
        <w:t>Office Capacity Report</w:t>
      </w:r>
      <w:r>
        <w:rPr>
          <w:rFonts w:ascii="Segoe UI" w:eastAsia="Segoe UI" w:hAnsi="Segoe UI" w:cs="Times New Roman"/>
          <w:sz w:val="20"/>
        </w:rPr>
        <w:t>.”</w:t>
      </w:r>
    </w:p>
    <w:p w14:paraId="2F4E59E0" w14:textId="77777777" w:rsidR="00F11A47" w:rsidRDefault="0016187A">
      <w:pPr>
        <w:numPr>
          <w:ilvl w:val="2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In the </w:t>
      </w:r>
      <w:r>
        <w:rPr>
          <w:rFonts w:ascii="Segoe UI" w:eastAsia="Segoe UI" w:hAnsi="Segoe UI" w:cs="Times New Roman"/>
          <w:b/>
          <w:bCs/>
          <w:sz w:val="20"/>
        </w:rPr>
        <w:t>Body</w:t>
      </w:r>
      <w:r>
        <w:rPr>
          <w:rFonts w:ascii="Segoe UI" w:eastAsia="Segoe UI" w:hAnsi="Segoe UI" w:cs="Times New Roman"/>
          <w:sz w:val="20"/>
        </w:rPr>
        <w:t xml:space="preserve"> type the following text:</w:t>
      </w:r>
    </w:p>
    <w:p w14:paraId="2F4E59E1" w14:textId="77777777" w:rsidR="00F11A47" w:rsidRDefault="00F11A47">
      <w:pPr>
        <w:ind w:left="2160"/>
        <w:contextualSpacing/>
        <w:rPr>
          <w:rFonts w:ascii="Segoe UI" w:eastAsia="Segoe UI" w:hAnsi="Segoe UI" w:cs="Times New Roman"/>
          <w:sz w:val="20"/>
        </w:rPr>
      </w:pPr>
    </w:p>
    <w:p w14:paraId="2F4E59E2" w14:textId="77777777" w:rsidR="00F11A47" w:rsidRDefault="0059329D">
      <w:pPr>
        <w:ind w:left="2160"/>
        <w:contextualSpacing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6C" wp14:editId="4DCCE765">
            <wp:extent cx="3533140" cy="2145322"/>
            <wp:effectExtent l="19050" t="19050" r="10160" b="26670"/>
            <wp:docPr id="16082314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685" cy="21620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4E59E3" w14:textId="77777777" w:rsidR="00F11A47" w:rsidRDefault="00F11A47">
      <w:pPr>
        <w:ind w:left="2160"/>
        <w:contextualSpacing/>
        <w:rPr>
          <w:rFonts w:ascii="Segoe UI" w:eastAsia="Segoe UI" w:hAnsi="Segoe UI" w:cs="Times New Roman"/>
          <w:sz w:val="20"/>
        </w:rPr>
      </w:pPr>
    </w:p>
    <w:p w14:paraId="2F4E59E4" w14:textId="77777777" w:rsidR="00F11A47" w:rsidRDefault="0016187A">
      <w:pPr>
        <w:numPr>
          <w:ilvl w:val="2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We will now add the variable's value directly in the </w:t>
      </w:r>
      <w:r>
        <w:rPr>
          <w:rFonts w:ascii="Segoe UI" w:eastAsia="Segoe UI" w:hAnsi="Segoe UI" w:cs="Times New Roman"/>
          <w:b/>
          <w:bCs/>
          <w:sz w:val="20"/>
        </w:rPr>
        <w:t>Body</w:t>
      </w:r>
    </w:p>
    <w:p w14:paraId="2F4E59E5" w14:textId="77777777" w:rsidR="00F11A47" w:rsidRDefault="0016187A">
      <w:pPr>
        <w:numPr>
          <w:ilvl w:val="2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Move the cursor just after the colon of </w:t>
      </w:r>
      <w:proofErr w:type="gramStart"/>
      <w:r>
        <w:rPr>
          <w:rFonts w:ascii="Segoe UI" w:eastAsia="Segoe UI" w:hAnsi="Segoe UI" w:cs="Times New Roman"/>
          <w:i/>
          <w:iCs/>
          <w:sz w:val="20"/>
        </w:rPr>
        <w:t>The</w:t>
      </w:r>
      <w:proofErr w:type="gramEnd"/>
      <w:r>
        <w:rPr>
          <w:rFonts w:ascii="Segoe UI" w:eastAsia="Segoe UI" w:hAnsi="Segoe UI" w:cs="Times New Roman"/>
          <w:i/>
          <w:iCs/>
          <w:sz w:val="20"/>
        </w:rPr>
        <w:t xml:space="preserve"> biggest office is:</w:t>
      </w:r>
    </w:p>
    <w:p w14:paraId="2F4E59E6" w14:textId="77777777" w:rsidR="00F11A47" w:rsidRDefault="0059329D">
      <w:pPr>
        <w:ind w:left="2160"/>
        <w:contextualSpacing/>
        <w:rPr>
          <w:rFonts w:ascii="Segoe UI" w:eastAsia="Segoe UI" w:hAnsi="Segoe UI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2F4E5A6E" wp14:editId="4C9BB8BA">
            <wp:extent cx="3514476" cy="2123865"/>
            <wp:effectExtent l="19050" t="19050" r="10160" b="10160"/>
            <wp:docPr id="2062881658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549" cy="21329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4E59E7" w14:textId="77777777" w:rsidR="00F11A47" w:rsidRDefault="00F11A47">
      <w:pPr>
        <w:ind w:left="2160"/>
        <w:contextualSpacing/>
        <w:rPr>
          <w:rFonts w:ascii="Segoe UI" w:eastAsia="Segoe UI" w:hAnsi="Segoe UI" w:cs="Times New Roman"/>
          <w:sz w:val="20"/>
        </w:rPr>
      </w:pPr>
    </w:p>
    <w:p w14:paraId="2F4E59E8" w14:textId="77777777" w:rsidR="00F11A47" w:rsidRDefault="0016187A">
      <w:pPr>
        <w:numPr>
          <w:ilvl w:val="2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Click Add a Dynamic value :</w:t>
      </w:r>
    </w:p>
    <w:p w14:paraId="2F4E59E9" w14:textId="77777777" w:rsidR="00F11A47" w:rsidRDefault="0059329D">
      <w:pPr>
        <w:ind w:left="2160"/>
        <w:contextualSpacing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70" wp14:editId="3C7753D8">
            <wp:extent cx="3779520" cy="2103032"/>
            <wp:effectExtent l="19050" t="19050" r="11430" b="12065"/>
            <wp:docPr id="6183680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878" cy="21110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4E59EA" w14:textId="77777777" w:rsidR="00F11A47" w:rsidRDefault="00F11A47">
      <w:pPr>
        <w:ind w:left="2160"/>
        <w:contextualSpacing/>
        <w:rPr>
          <w:rFonts w:ascii="Segoe UI" w:eastAsia="Segoe UI" w:hAnsi="Segoe UI" w:cs="Times New Roman"/>
          <w:sz w:val="20"/>
        </w:rPr>
      </w:pPr>
    </w:p>
    <w:p w14:paraId="2F4E59EB" w14:textId="77777777" w:rsidR="00F11A47" w:rsidRDefault="0016187A">
      <w:pPr>
        <w:numPr>
          <w:ilvl w:val="2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In the Variables section select “Bigger office”:</w:t>
      </w:r>
    </w:p>
    <w:p w14:paraId="2F4E59EC" w14:textId="77777777" w:rsidR="00F11A47" w:rsidRDefault="00F11A47">
      <w:pPr>
        <w:ind w:left="2160"/>
        <w:contextualSpacing/>
        <w:rPr>
          <w:rFonts w:ascii="Segoe UI" w:eastAsia="Segoe UI" w:hAnsi="Segoe UI" w:cs="Times New Roman"/>
          <w:sz w:val="20"/>
        </w:rPr>
      </w:pPr>
    </w:p>
    <w:p w14:paraId="2F4E59ED" w14:textId="77777777" w:rsidR="00F11A47" w:rsidRDefault="0059329D">
      <w:pPr>
        <w:ind w:left="2160"/>
        <w:contextualSpacing/>
        <w:rPr>
          <w:rFonts w:ascii="Segoe UI" w:eastAsia="Segoe UI" w:hAnsi="Segoe UI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2F4E5A72" wp14:editId="311FAD7D">
            <wp:extent cx="3760967" cy="3880163"/>
            <wp:effectExtent l="19050" t="19050" r="11430" b="25400"/>
            <wp:docPr id="200610078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902" cy="38904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4E59EE" w14:textId="77777777" w:rsidR="00F11A47" w:rsidRDefault="00F11A47">
      <w:pPr>
        <w:ind w:left="2160"/>
        <w:contextualSpacing/>
        <w:jc w:val="center"/>
        <w:rPr>
          <w:rFonts w:ascii="Segoe UI" w:eastAsia="Segoe UI" w:hAnsi="Segoe UI" w:cs="Times New Roman"/>
          <w:sz w:val="20"/>
        </w:rPr>
      </w:pPr>
    </w:p>
    <w:p w14:paraId="2F4E59EF" w14:textId="77777777" w:rsidR="00F11A47" w:rsidRDefault="00F11A47">
      <w:pPr>
        <w:ind w:left="2160"/>
        <w:contextualSpacing/>
        <w:rPr>
          <w:rFonts w:ascii="Segoe UI" w:eastAsia="Segoe UI" w:hAnsi="Segoe UI" w:cs="Times New Roman"/>
          <w:sz w:val="20"/>
        </w:rPr>
      </w:pPr>
    </w:p>
    <w:p w14:paraId="2F4E59F0" w14:textId="77777777" w:rsidR="00F11A47" w:rsidRDefault="0016187A">
      <w:pPr>
        <w:numPr>
          <w:ilvl w:val="2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The variable name </w:t>
      </w:r>
      <w:r>
        <w:rPr>
          <w:rFonts w:ascii="Segoe UI" w:eastAsia="Segoe UI" w:hAnsi="Segoe UI" w:cs="Times New Roman"/>
          <w:b/>
          <w:bCs/>
          <w:sz w:val="20"/>
        </w:rPr>
        <w:t>Bigger office</w:t>
      </w:r>
      <w:r>
        <w:rPr>
          <w:rFonts w:ascii="Segoe UI" w:eastAsia="Segoe UI" w:hAnsi="Segoe UI" w:cs="Times New Roman"/>
          <w:sz w:val="20"/>
        </w:rPr>
        <w:t xml:space="preserve"> should now be visible in the body:</w:t>
      </w:r>
    </w:p>
    <w:p w14:paraId="2F4E59F1" w14:textId="77777777" w:rsidR="00F11A47" w:rsidRDefault="0059329D">
      <w:pPr>
        <w:ind w:left="2160"/>
        <w:contextualSpacing/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74" wp14:editId="20AB3982">
            <wp:extent cx="3439649" cy="2138901"/>
            <wp:effectExtent l="19050" t="19050" r="27940" b="13970"/>
            <wp:docPr id="2120805713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214" cy="21473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4E59F2" w14:textId="77777777" w:rsidR="00F11A47" w:rsidRDefault="00F11A47">
      <w:pPr>
        <w:ind w:left="2160"/>
        <w:contextualSpacing/>
        <w:jc w:val="center"/>
        <w:rPr>
          <w:rFonts w:ascii="Segoe UI" w:eastAsia="Segoe UI" w:hAnsi="Segoe UI" w:cs="Times New Roman"/>
          <w:sz w:val="20"/>
        </w:rPr>
      </w:pPr>
    </w:p>
    <w:p w14:paraId="2F4E59F3" w14:textId="77777777" w:rsidR="00F11A47" w:rsidRDefault="0016187A">
      <w:pPr>
        <w:numPr>
          <w:ilvl w:val="2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Proceed the same way with the other variables </w:t>
      </w:r>
      <w:proofErr w:type="spellStart"/>
      <w:r>
        <w:rPr>
          <w:rFonts w:ascii="Segoe UI" w:eastAsia="Segoe UI" w:hAnsi="Segoe UI" w:cs="Times New Roman"/>
          <w:b/>
          <w:bCs/>
          <w:sz w:val="20"/>
        </w:rPr>
        <w:t>MaxCapacity</w:t>
      </w:r>
      <w:proofErr w:type="spellEnd"/>
      <w:r>
        <w:rPr>
          <w:rFonts w:ascii="Segoe UI" w:eastAsia="Segoe UI" w:hAnsi="Segoe UI" w:cs="Times New Roman"/>
          <w:sz w:val="20"/>
        </w:rPr>
        <w:t xml:space="preserve"> and </w:t>
      </w:r>
      <w:r>
        <w:rPr>
          <w:rFonts w:ascii="Segoe UI" w:eastAsia="Segoe UI" w:hAnsi="Segoe UI" w:cs="Times New Roman"/>
          <w:b/>
          <w:bCs/>
          <w:sz w:val="20"/>
        </w:rPr>
        <w:t>Total Capacity</w:t>
      </w:r>
      <w:r>
        <w:rPr>
          <w:rFonts w:ascii="Segoe UI" w:eastAsia="Segoe UI" w:hAnsi="Segoe UI" w:cs="Times New Roman"/>
          <w:sz w:val="20"/>
        </w:rPr>
        <w:t>.</w:t>
      </w:r>
    </w:p>
    <w:p w14:paraId="2F4E59F4" w14:textId="77777777" w:rsidR="00F11A47" w:rsidRDefault="00F11A47">
      <w:pPr>
        <w:ind w:left="2160"/>
        <w:contextualSpacing/>
        <w:jc w:val="center"/>
        <w:rPr>
          <w:rFonts w:ascii="Segoe UI" w:eastAsia="Segoe UI" w:hAnsi="Segoe UI" w:cs="Times New Roman"/>
          <w:sz w:val="20"/>
        </w:rPr>
      </w:pPr>
    </w:p>
    <w:p w14:paraId="2F4E59F5" w14:textId="77777777" w:rsidR="00F11A47" w:rsidRDefault="0016187A">
      <w:pPr>
        <w:numPr>
          <w:ilvl w:val="2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Eventually, the e-mail body should look like this:</w:t>
      </w:r>
    </w:p>
    <w:p w14:paraId="2F4E59F6" w14:textId="77777777" w:rsidR="00F11A47" w:rsidRDefault="0016187A">
      <w:pPr>
        <w:ind w:left="1980"/>
        <w:jc w:val="center"/>
        <w:rPr>
          <w:rFonts w:ascii="Segoe UI" w:eastAsia="Segoe UI" w:hAnsi="Segoe UI" w:cs="Times New Roman"/>
          <w:sz w:val="20"/>
        </w:rPr>
      </w:pPr>
      <w:r w:rsidRPr="63D32F1F">
        <w:rPr>
          <w:rFonts w:ascii="Segoe UI" w:eastAsia="Segoe UI" w:hAnsi="Segoe UI" w:cs="Times New Roman"/>
          <w:sz w:val="20"/>
          <w:szCs w:val="20"/>
        </w:rPr>
        <w:lastRenderedPageBreak/>
        <w:t xml:space="preserve">  </w:t>
      </w:r>
      <w:r w:rsidR="0059329D">
        <w:rPr>
          <w:noProof/>
        </w:rPr>
        <w:drawing>
          <wp:inline distT="0" distB="0" distL="0" distR="0" wp14:anchorId="2F4E5A76" wp14:editId="25133177">
            <wp:extent cx="3816626" cy="2331382"/>
            <wp:effectExtent l="19050" t="19050" r="12700" b="12065"/>
            <wp:docPr id="53967760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179" cy="23445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4E59F7" w14:textId="77777777" w:rsidR="00F11A47" w:rsidRDefault="00F11A47">
      <w:pPr>
        <w:ind w:left="1980"/>
        <w:jc w:val="center"/>
        <w:rPr>
          <w:rFonts w:ascii="Segoe UI" w:eastAsia="Segoe UI" w:hAnsi="Segoe UI" w:cs="Times New Roman"/>
          <w:sz w:val="20"/>
        </w:rPr>
      </w:pPr>
    </w:p>
    <w:p w14:paraId="2F4E59F8" w14:textId="77777777" w:rsidR="00F11A47" w:rsidRDefault="00F11A47">
      <w:pPr>
        <w:ind w:left="1980"/>
        <w:jc w:val="center"/>
        <w:rPr>
          <w:rFonts w:ascii="Segoe UI" w:eastAsia="Segoe UI" w:hAnsi="Segoe UI" w:cs="Times New Roman"/>
          <w:sz w:val="20"/>
        </w:rPr>
      </w:pPr>
    </w:p>
    <w:p w14:paraId="2F4E59F9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Save your Flow and test it.</w:t>
      </w:r>
    </w:p>
    <w:p w14:paraId="2F4E59FA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Check your e-mail; you should receive something like this:</w:t>
      </w:r>
    </w:p>
    <w:p w14:paraId="2F4E59FB" w14:textId="77777777" w:rsidR="00F11A47" w:rsidRDefault="0059329D">
      <w:pPr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78" wp14:editId="0CA0965C">
            <wp:extent cx="3023235" cy="2588260"/>
            <wp:effectExtent l="19050" t="19050" r="24765" b="21590"/>
            <wp:docPr id="353990898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235" cy="25882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4E59FC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b/>
          <w:bCs/>
          <w:sz w:val="20"/>
        </w:rPr>
      </w:pPr>
      <w:r>
        <w:rPr>
          <w:rFonts w:ascii="Segoe UI" w:eastAsia="Segoe UI" w:hAnsi="Segoe UI" w:cs="Times New Roman"/>
          <w:sz w:val="20"/>
        </w:rPr>
        <w:t xml:space="preserve">In the next steps, we will display the list of offices, so we will have to define a list formatting logic and create an HTML table based on this logic. </w:t>
      </w:r>
    </w:p>
    <w:p w14:paraId="2F4E59FD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b/>
          <w:bCs/>
          <w:sz w:val="20"/>
        </w:rPr>
      </w:pPr>
      <w:r>
        <w:rPr>
          <w:rFonts w:ascii="Segoe UI" w:eastAsia="Segoe UI" w:hAnsi="Segoe UI" w:cs="Times New Roman"/>
          <w:sz w:val="20"/>
        </w:rPr>
        <w:t xml:space="preserve">Let’s define the list formatting logic. Before the </w:t>
      </w:r>
      <w:r>
        <w:rPr>
          <w:rFonts w:ascii="Segoe UI" w:eastAsia="Segoe UI" w:hAnsi="Segoe UI" w:cs="Times New Roman"/>
          <w:b/>
          <w:bCs/>
          <w:sz w:val="20"/>
        </w:rPr>
        <w:t xml:space="preserve">Send an email action, </w:t>
      </w:r>
      <w:r>
        <w:rPr>
          <w:rFonts w:ascii="Segoe UI" w:eastAsia="Segoe UI" w:hAnsi="Segoe UI" w:cs="Times New Roman"/>
          <w:sz w:val="20"/>
        </w:rPr>
        <w:t>add a</w:t>
      </w:r>
      <w:r>
        <w:rPr>
          <w:rFonts w:ascii="Segoe UI" w:eastAsia="Segoe UI" w:hAnsi="Segoe UI" w:cs="Times New Roman"/>
          <w:b/>
          <w:bCs/>
          <w:sz w:val="20"/>
        </w:rPr>
        <w:t xml:space="preserve"> Data Operations – Select </w:t>
      </w:r>
      <w:r>
        <w:rPr>
          <w:rFonts w:ascii="Segoe UI" w:eastAsia="Segoe UI" w:hAnsi="Segoe UI" w:cs="Times New Roman"/>
          <w:sz w:val="20"/>
        </w:rPr>
        <w:t>action:</w:t>
      </w:r>
    </w:p>
    <w:p w14:paraId="2F4E59FE" w14:textId="77777777" w:rsidR="00F11A47" w:rsidRDefault="00F11A47">
      <w:pPr>
        <w:ind w:left="720"/>
        <w:contextualSpacing/>
        <w:rPr>
          <w:rFonts w:ascii="Segoe UI" w:eastAsia="Segoe UI" w:hAnsi="Segoe UI" w:cs="Times New Roman"/>
          <w:b/>
          <w:bCs/>
          <w:sz w:val="20"/>
        </w:rPr>
      </w:pPr>
    </w:p>
    <w:p w14:paraId="2F4E59FF" w14:textId="77777777" w:rsidR="00F11A47" w:rsidRDefault="0016187A">
      <w:pPr>
        <w:ind w:left="720"/>
        <w:contextualSpacing/>
        <w:jc w:val="center"/>
        <w:rPr>
          <w:rFonts w:ascii="Segoe UI" w:eastAsia="Segoe UI" w:hAnsi="Segoe UI" w:cs="Times New Roman"/>
          <w:b/>
          <w:bCs/>
          <w:sz w:val="20"/>
        </w:rPr>
      </w:pPr>
      <w:r w:rsidRPr="63D32F1F">
        <w:rPr>
          <w:rFonts w:ascii="Segoe UI" w:eastAsia="Segoe UI" w:hAnsi="Segoe UI" w:cs="Times New Roman"/>
          <w:sz w:val="20"/>
          <w:szCs w:val="20"/>
        </w:rPr>
        <w:lastRenderedPageBreak/>
        <w:t xml:space="preserve"> </w:t>
      </w:r>
      <w:r w:rsidR="0059329D">
        <w:rPr>
          <w:noProof/>
        </w:rPr>
        <w:drawing>
          <wp:inline distT="0" distB="0" distL="0" distR="0" wp14:anchorId="2F4E5A7A" wp14:editId="786E7343">
            <wp:extent cx="5029200" cy="2163445"/>
            <wp:effectExtent l="0" t="0" r="0" b="0"/>
            <wp:docPr id="195052189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A00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Move the cursor in the From field and select the dynamic value associated with </w:t>
      </w:r>
      <w:r>
        <w:rPr>
          <w:rFonts w:ascii="Segoe UI" w:eastAsia="Segoe UI" w:hAnsi="Segoe UI" w:cs="Times New Roman"/>
          <w:b/>
          <w:bCs/>
          <w:sz w:val="20"/>
        </w:rPr>
        <w:t>the List rows present in the table</w:t>
      </w:r>
      <w:r>
        <w:rPr>
          <w:rFonts w:ascii="Segoe UI" w:eastAsia="Segoe UI" w:hAnsi="Segoe UI" w:cs="Times New Roman"/>
          <w:sz w:val="20"/>
        </w:rPr>
        <w:t xml:space="preserve"> action:</w:t>
      </w:r>
    </w:p>
    <w:p w14:paraId="2F4E5A01" w14:textId="77777777" w:rsidR="00F11A47" w:rsidRDefault="0059329D" w:rsidP="00EE7F88">
      <w:pPr>
        <w:ind w:left="720" w:firstLine="720"/>
        <w:rPr>
          <w:rFonts w:ascii="Segoe UI" w:eastAsia="Segoe UI" w:hAnsi="Segoe UI" w:cs="Times New Roman"/>
          <w:sz w:val="20"/>
        </w:rPr>
        <w:pPrChange w:id="115" w:author="Dattatray Patil (Contractor)" w:date="2021-02-15T08:46:00Z">
          <w:pPr/>
        </w:pPrChange>
      </w:pPr>
      <w:r>
        <w:rPr>
          <w:noProof/>
        </w:rPr>
        <w:drawing>
          <wp:inline distT="0" distB="0" distL="0" distR="0" wp14:anchorId="2F4E5A7C" wp14:editId="049197E4">
            <wp:extent cx="3662321" cy="2508390"/>
            <wp:effectExtent l="19050" t="19050" r="14605" b="25400"/>
            <wp:docPr id="116118065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321" cy="25083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4E5A02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In the map field, add the following values: the key field should be </w:t>
      </w:r>
      <w:r>
        <w:rPr>
          <w:rFonts w:ascii="Segoe UI" w:eastAsia="Segoe UI" w:hAnsi="Segoe UI" w:cs="Times New Roman"/>
          <w:b/>
          <w:bCs/>
          <w:sz w:val="20"/>
        </w:rPr>
        <w:t>City,</w:t>
      </w:r>
      <w:r>
        <w:rPr>
          <w:rFonts w:ascii="Segoe UI" w:eastAsia="Segoe UI" w:hAnsi="Segoe UI" w:cs="Times New Roman"/>
          <w:sz w:val="20"/>
        </w:rPr>
        <w:t xml:space="preserve"> and the value should be the </w:t>
      </w:r>
      <w:r>
        <w:rPr>
          <w:rFonts w:ascii="Segoe UI" w:eastAsia="Segoe UI" w:hAnsi="Segoe UI" w:cs="Times New Roman"/>
          <w:b/>
          <w:bCs/>
          <w:sz w:val="20"/>
        </w:rPr>
        <w:t>city</w:t>
      </w:r>
      <w:r>
        <w:rPr>
          <w:rFonts w:ascii="Segoe UI" w:eastAsia="Segoe UI" w:hAnsi="Segoe UI" w:cs="Times New Roman"/>
          <w:sz w:val="20"/>
        </w:rPr>
        <w:t xml:space="preserve"> value in the </w:t>
      </w:r>
      <w:r>
        <w:rPr>
          <w:rFonts w:ascii="Segoe UI" w:eastAsia="Segoe UI" w:hAnsi="Segoe UI" w:cs="Times New Roman"/>
          <w:b/>
          <w:bCs/>
          <w:sz w:val="20"/>
        </w:rPr>
        <w:t>dynamic value</w:t>
      </w:r>
      <w:r>
        <w:rPr>
          <w:rFonts w:ascii="Segoe UI" w:eastAsia="Segoe UI" w:hAnsi="Segoe UI" w:cs="Times New Roman"/>
          <w:sz w:val="20"/>
        </w:rPr>
        <w:t>:</w:t>
      </w:r>
    </w:p>
    <w:p w14:paraId="2F4E5A03" w14:textId="77777777" w:rsidR="00F11A47" w:rsidRDefault="0059329D">
      <w:pPr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7E" wp14:editId="1A0DE9A9">
            <wp:extent cx="4548146" cy="2411360"/>
            <wp:effectExtent l="19050" t="19050" r="24130" b="27305"/>
            <wp:docPr id="32796098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226" cy="24220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4E5A04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lastRenderedPageBreak/>
        <w:t xml:space="preserve">Add another map field for </w:t>
      </w:r>
      <w:r>
        <w:rPr>
          <w:rFonts w:ascii="Segoe UI" w:eastAsia="Segoe UI" w:hAnsi="Segoe UI" w:cs="Times New Roman"/>
          <w:b/>
          <w:bCs/>
          <w:sz w:val="20"/>
        </w:rPr>
        <w:t>Capacity</w:t>
      </w:r>
      <w:r>
        <w:rPr>
          <w:rFonts w:ascii="Segoe UI" w:eastAsia="Segoe UI" w:hAnsi="Segoe UI" w:cs="Times New Roman"/>
          <w:sz w:val="20"/>
        </w:rPr>
        <w:t>:</w:t>
      </w:r>
    </w:p>
    <w:p w14:paraId="2F4E5A05" w14:textId="77777777" w:rsidR="00F11A47" w:rsidRDefault="0059329D">
      <w:pPr>
        <w:ind w:left="360"/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80" wp14:editId="1AF832C4">
            <wp:extent cx="5134612" cy="2096135"/>
            <wp:effectExtent l="0" t="0" r="0" b="0"/>
            <wp:docPr id="80227320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12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A06" w14:textId="77777777" w:rsidR="00F11A47" w:rsidRDefault="00F11A47">
      <w:pPr>
        <w:jc w:val="center"/>
        <w:rPr>
          <w:rFonts w:ascii="Segoe UI" w:eastAsia="Segoe UI" w:hAnsi="Segoe UI" w:cs="Times New Roman"/>
          <w:sz w:val="20"/>
        </w:rPr>
      </w:pPr>
    </w:p>
    <w:p w14:paraId="2F4E5A07" w14:textId="77777777" w:rsidR="00F11A47" w:rsidRDefault="00F11A47">
      <w:pPr>
        <w:ind w:left="720"/>
        <w:contextualSpacing/>
        <w:rPr>
          <w:rFonts w:ascii="Segoe UI" w:eastAsia="Segoe UI" w:hAnsi="Segoe UI" w:cs="Times New Roman"/>
          <w:b/>
          <w:bCs/>
          <w:sz w:val="20"/>
        </w:rPr>
      </w:pPr>
    </w:p>
    <w:p w14:paraId="2F4E5A08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b/>
          <w:bCs/>
          <w:sz w:val="20"/>
        </w:rPr>
      </w:pPr>
      <w:r>
        <w:rPr>
          <w:rFonts w:ascii="Segoe UI" w:eastAsia="Segoe UI" w:hAnsi="Segoe UI" w:cs="Times New Roman"/>
          <w:sz w:val="20"/>
        </w:rPr>
        <w:t xml:space="preserve">Just </w:t>
      </w:r>
      <w:r>
        <w:rPr>
          <w:rFonts w:ascii="Segoe UI" w:eastAsia="Segoe UI" w:hAnsi="Segoe UI" w:cs="Times New Roman"/>
          <w:b/>
          <w:bCs/>
          <w:sz w:val="20"/>
        </w:rPr>
        <w:t>after the Select action,</w:t>
      </w:r>
      <w:r>
        <w:rPr>
          <w:rFonts w:ascii="Segoe UI" w:eastAsia="Segoe UI" w:hAnsi="Segoe UI" w:cs="Times New Roman"/>
          <w:sz w:val="20"/>
        </w:rPr>
        <w:t xml:space="preserve"> add a </w:t>
      </w:r>
      <w:r>
        <w:rPr>
          <w:rFonts w:ascii="Segoe UI" w:eastAsia="Segoe UI" w:hAnsi="Segoe UI" w:cs="Times New Roman"/>
          <w:b/>
          <w:bCs/>
          <w:sz w:val="20"/>
        </w:rPr>
        <w:t xml:space="preserve">Data Operations - Create HTML table </w:t>
      </w:r>
      <w:r>
        <w:rPr>
          <w:rFonts w:ascii="Segoe UI" w:eastAsia="Segoe UI" w:hAnsi="Segoe UI" w:cs="Times New Roman"/>
          <w:sz w:val="20"/>
        </w:rPr>
        <w:t>action</w:t>
      </w:r>
      <w:r>
        <w:rPr>
          <w:rFonts w:ascii="Segoe UI" w:eastAsia="Segoe UI" w:hAnsi="Segoe UI" w:cs="Times New Roman"/>
          <w:b/>
          <w:bCs/>
          <w:sz w:val="20"/>
        </w:rPr>
        <w:t>:</w:t>
      </w:r>
    </w:p>
    <w:p w14:paraId="2F4E5A09" w14:textId="77777777" w:rsidR="00F11A47" w:rsidRDefault="00F11A47">
      <w:pPr>
        <w:ind w:left="720"/>
        <w:contextualSpacing/>
        <w:rPr>
          <w:rFonts w:ascii="Segoe UI" w:eastAsia="Segoe UI" w:hAnsi="Segoe UI" w:cs="Times New Roman"/>
          <w:sz w:val="20"/>
        </w:rPr>
      </w:pPr>
    </w:p>
    <w:p w14:paraId="2F4E5A0A" w14:textId="77777777" w:rsidR="00F11A47" w:rsidRDefault="0059329D">
      <w:pPr>
        <w:ind w:left="720"/>
        <w:contextualSpacing/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drawing>
          <wp:inline distT="0" distB="0" distL="0" distR="0" wp14:anchorId="2F4E5A82" wp14:editId="31235589">
            <wp:extent cx="4572000" cy="2905125"/>
            <wp:effectExtent l="19050" t="19050" r="19050" b="28575"/>
            <wp:docPr id="108511894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51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4E5A0B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Move the cursor to the From field to show the </w:t>
      </w:r>
      <w:r>
        <w:rPr>
          <w:rFonts w:ascii="Segoe UI" w:eastAsia="Segoe UI" w:hAnsi="Segoe UI" w:cs="Times New Roman"/>
          <w:b/>
          <w:bCs/>
          <w:sz w:val="20"/>
        </w:rPr>
        <w:t>dynamic value</w:t>
      </w:r>
      <w:r>
        <w:rPr>
          <w:rFonts w:ascii="Segoe UI" w:eastAsia="Segoe UI" w:hAnsi="Segoe UI" w:cs="Times New Roman"/>
          <w:sz w:val="20"/>
        </w:rPr>
        <w:t xml:space="preserve"> panel and click the </w:t>
      </w:r>
      <w:r>
        <w:rPr>
          <w:rFonts w:ascii="Segoe UI" w:eastAsia="Segoe UI" w:hAnsi="Segoe UI" w:cs="Times New Roman"/>
          <w:b/>
          <w:bCs/>
          <w:sz w:val="20"/>
        </w:rPr>
        <w:t>Output</w:t>
      </w:r>
      <w:r>
        <w:rPr>
          <w:rFonts w:ascii="Segoe UI" w:eastAsia="Segoe UI" w:hAnsi="Segoe UI" w:cs="Times New Roman"/>
          <w:sz w:val="20"/>
        </w:rPr>
        <w:t xml:space="preserve"> value of the </w:t>
      </w:r>
      <w:r>
        <w:rPr>
          <w:rFonts w:ascii="Segoe UI" w:eastAsia="Segoe UI" w:hAnsi="Segoe UI" w:cs="Times New Roman"/>
          <w:b/>
          <w:bCs/>
          <w:sz w:val="20"/>
        </w:rPr>
        <w:t>Select</w:t>
      </w:r>
      <w:r>
        <w:rPr>
          <w:rFonts w:ascii="Segoe UI" w:eastAsia="Segoe UI" w:hAnsi="Segoe UI" w:cs="Times New Roman"/>
          <w:sz w:val="20"/>
        </w:rPr>
        <w:t xml:space="preserve"> action:</w:t>
      </w:r>
    </w:p>
    <w:p w14:paraId="2F4E5A0C" w14:textId="77777777" w:rsidR="00F11A47" w:rsidRDefault="0059329D">
      <w:pPr>
        <w:ind w:left="720"/>
        <w:contextualSpacing/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2F4E5A84" wp14:editId="7C213AC5">
            <wp:extent cx="4737100" cy="3810000"/>
            <wp:effectExtent l="19050" t="19050" r="25400" b="19050"/>
            <wp:docPr id="42044426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81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4E5A0D" w14:textId="77777777" w:rsidR="00F11A47" w:rsidRDefault="00F11A47">
      <w:pPr>
        <w:jc w:val="center"/>
        <w:rPr>
          <w:rFonts w:ascii="Segoe UI" w:eastAsia="Segoe UI" w:hAnsi="Segoe UI" w:cs="Times New Roman"/>
          <w:sz w:val="20"/>
        </w:rPr>
      </w:pPr>
    </w:p>
    <w:p w14:paraId="2F4E5A0E" w14:textId="77777777" w:rsidR="00F11A47" w:rsidRDefault="00F11A47">
      <w:pPr>
        <w:jc w:val="center"/>
        <w:rPr>
          <w:rFonts w:ascii="Segoe UI" w:eastAsia="Segoe UI" w:hAnsi="Segoe UI" w:cs="Times New Roman"/>
          <w:sz w:val="20"/>
        </w:rPr>
      </w:pPr>
    </w:p>
    <w:p w14:paraId="2F4E5A0F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Go back to the </w:t>
      </w:r>
      <w:r>
        <w:rPr>
          <w:rFonts w:ascii="Segoe UI" w:eastAsia="Segoe UI" w:hAnsi="Segoe UI" w:cs="Times New Roman"/>
          <w:b/>
          <w:bCs/>
          <w:sz w:val="20"/>
        </w:rPr>
        <w:t>Send an email</w:t>
      </w:r>
      <w:r>
        <w:rPr>
          <w:rFonts w:ascii="Segoe UI" w:eastAsia="Segoe UI" w:hAnsi="Segoe UI" w:cs="Times New Roman"/>
          <w:sz w:val="20"/>
        </w:rPr>
        <w:t xml:space="preserve"> action and update the </w:t>
      </w:r>
      <w:r>
        <w:rPr>
          <w:rFonts w:ascii="Segoe UI" w:eastAsia="Segoe UI" w:hAnsi="Segoe UI" w:cs="Times New Roman"/>
          <w:b/>
          <w:bCs/>
          <w:sz w:val="20"/>
        </w:rPr>
        <w:t xml:space="preserve">Body </w:t>
      </w:r>
      <w:r>
        <w:rPr>
          <w:rFonts w:ascii="Segoe UI" w:eastAsia="Segoe UI" w:hAnsi="Segoe UI" w:cs="Times New Roman"/>
          <w:sz w:val="20"/>
        </w:rPr>
        <w:t>text box to include the Create HTML Output value:</w:t>
      </w:r>
    </w:p>
    <w:p w14:paraId="2F4E5A10" w14:textId="77777777" w:rsidR="00F11A47" w:rsidRDefault="0059329D">
      <w:pPr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2F4E5A86" wp14:editId="0AB0F002">
            <wp:extent cx="4623435" cy="3548380"/>
            <wp:effectExtent l="19050" t="19050" r="24765" b="13970"/>
            <wp:docPr id="32199335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35483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4E5A11" w14:textId="77777777" w:rsidR="00F11A47" w:rsidRDefault="00F11A47">
      <w:pPr>
        <w:rPr>
          <w:rFonts w:ascii="Segoe UI" w:eastAsia="Segoe UI" w:hAnsi="Segoe UI" w:cs="Times New Roman"/>
          <w:sz w:val="20"/>
        </w:rPr>
      </w:pPr>
    </w:p>
    <w:p w14:paraId="2F4E5A12" w14:textId="77777777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Test your Flow and check your e-mail:</w:t>
      </w:r>
    </w:p>
    <w:p w14:paraId="2F4E5A13" w14:textId="77777777" w:rsidR="00F11A47" w:rsidRDefault="0059329D">
      <w:pPr>
        <w:jc w:val="center"/>
        <w:rPr>
          <w:rFonts w:ascii="Segoe UI" w:eastAsia="Segoe UI" w:hAnsi="Segoe UI" w:cs="Times New Roman"/>
          <w:sz w:val="20"/>
        </w:rPr>
      </w:pPr>
      <w:r>
        <w:rPr>
          <w:noProof/>
        </w:rPr>
        <w:lastRenderedPageBreak/>
        <w:drawing>
          <wp:inline distT="0" distB="0" distL="0" distR="0" wp14:anchorId="2F4E5A88" wp14:editId="72A22FCB">
            <wp:extent cx="2519045" cy="4287520"/>
            <wp:effectExtent l="19050" t="19050" r="14605" b="17780"/>
            <wp:docPr id="1060001813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42875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B1A3D3" w14:textId="77777777" w:rsidR="00076AAD" w:rsidRDefault="0016187A" w:rsidP="00076AAD">
      <w:pPr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b/>
          <w:bCs/>
          <w:sz w:val="20"/>
        </w:rPr>
        <w:t>Optional exercise if time permits</w:t>
      </w:r>
      <w:r>
        <w:rPr>
          <w:rFonts w:ascii="Segoe UI" w:eastAsia="Segoe UI" w:hAnsi="Segoe UI" w:cs="Times New Roman"/>
          <w:sz w:val="20"/>
        </w:rPr>
        <w:t xml:space="preserve"> use an object instead of dedicated variables.</w:t>
      </w:r>
      <w:r w:rsidR="00FC6EE8">
        <w:rPr>
          <w:rFonts w:ascii="Segoe UI" w:eastAsia="Segoe UI" w:hAnsi="Segoe UI" w:cs="Times New Roman"/>
          <w:sz w:val="20"/>
        </w:rPr>
        <w:t xml:space="preserve"> </w:t>
      </w:r>
    </w:p>
    <w:p w14:paraId="5944C9E6" w14:textId="4F9FB0F3" w:rsidR="00076AAD" w:rsidRDefault="00076AAD" w:rsidP="00076AAD">
      <w:pPr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You can remove any reference and definition of </w:t>
      </w:r>
      <w:proofErr w:type="spellStart"/>
      <w:r w:rsidRPr="0059329D">
        <w:rPr>
          <w:rFonts w:ascii="Segoe UI" w:eastAsia="Segoe UI" w:hAnsi="Segoe UI" w:cs="Times New Roman"/>
          <w:b/>
          <w:bCs/>
          <w:sz w:val="20"/>
        </w:rPr>
        <w:t>MaxCapacity</w:t>
      </w:r>
      <w:proofErr w:type="spellEnd"/>
      <w:r w:rsidR="0059329D" w:rsidRPr="0059329D">
        <w:rPr>
          <w:rFonts w:ascii="Segoe UI" w:eastAsia="Segoe UI" w:hAnsi="Segoe UI" w:cs="Times New Roman"/>
          <w:b/>
          <w:bCs/>
          <w:sz w:val="20"/>
        </w:rPr>
        <w:t xml:space="preserve"> </w:t>
      </w:r>
      <w:r w:rsidR="0059329D">
        <w:rPr>
          <w:rFonts w:ascii="Segoe UI" w:eastAsia="Segoe UI" w:hAnsi="Segoe UI" w:cs="Times New Roman"/>
          <w:sz w:val="20"/>
        </w:rPr>
        <w:t xml:space="preserve">and </w:t>
      </w:r>
      <w:r w:rsidR="0059329D" w:rsidRPr="0059329D">
        <w:rPr>
          <w:rFonts w:ascii="Segoe UI" w:eastAsia="Segoe UI" w:hAnsi="Segoe UI" w:cs="Times New Roman"/>
          <w:b/>
          <w:bCs/>
          <w:sz w:val="20"/>
        </w:rPr>
        <w:t>bigger Office</w:t>
      </w:r>
      <w:r w:rsidR="0059329D">
        <w:rPr>
          <w:rFonts w:ascii="Segoe UI" w:eastAsia="Segoe UI" w:hAnsi="Segoe UI" w:cs="Times New Roman"/>
          <w:sz w:val="20"/>
        </w:rPr>
        <w:t>.</w:t>
      </w:r>
    </w:p>
    <w:p w14:paraId="2F4E5A15" w14:textId="39E675DF" w:rsidR="00F11A47" w:rsidRDefault="0016187A" w:rsidP="00076AAD">
      <w:pPr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Create a variable </w:t>
      </w:r>
      <w:r>
        <w:rPr>
          <w:rFonts w:ascii="Segoe UI" w:eastAsia="Segoe UI" w:hAnsi="Segoe UI" w:cs="Times New Roman"/>
          <w:b/>
          <w:sz w:val="20"/>
        </w:rPr>
        <w:t>Max Office</w:t>
      </w:r>
      <w:r>
        <w:rPr>
          <w:rFonts w:ascii="Segoe UI" w:eastAsia="Segoe UI" w:hAnsi="Segoe UI" w:cs="Times New Roman"/>
          <w:sz w:val="20"/>
        </w:rPr>
        <w:t xml:space="preserve"> as a variable of type “Object” containing the following JSON data:</w:t>
      </w:r>
    </w:p>
    <w:p w14:paraId="2F4E5A16" w14:textId="49B16B66" w:rsidR="00F11A47" w:rsidRDefault="0016187A">
      <w:pPr>
        <w:jc w:val="center"/>
        <w:rPr>
          <w:rFonts w:ascii="Segoe UI" w:eastAsia="Segoe UI" w:hAnsi="Segoe UI" w:cs="Times New Roman"/>
          <w:sz w:val="20"/>
        </w:rPr>
      </w:pPr>
      <w:r w:rsidRPr="63D32F1F">
        <w:rPr>
          <w:rFonts w:ascii="Segoe UI" w:eastAsia="Segoe UI" w:hAnsi="Segoe UI" w:cs="Times New Roman"/>
          <w:sz w:val="20"/>
          <w:szCs w:val="20"/>
        </w:rPr>
        <w:lastRenderedPageBreak/>
        <w:t xml:space="preserve"> </w:t>
      </w:r>
      <w:r w:rsidR="000E083D" w:rsidRPr="000E083D">
        <w:rPr>
          <w:rFonts w:ascii="Segoe UI" w:eastAsia="Segoe UI" w:hAnsi="Segoe UI" w:cs="Times New Roman"/>
          <w:noProof/>
          <w:sz w:val="20"/>
          <w:szCs w:val="20"/>
        </w:rPr>
        <w:drawing>
          <wp:inline distT="0" distB="0" distL="0" distR="0" wp14:anchorId="3671FC80" wp14:editId="3902F78C">
            <wp:extent cx="4988777" cy="3381375"/>
            <wp:effectExtent l="19050" t="19050" r="215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94391" cy="33851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4E5A17" w14:textId="19AC1DCF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In the condition (In the existing </w:t>
      </w:r>
      <w:r>
        <w:rPr>
          <w:rFonts w:ascii="Segoe UI" w:eastAsia="Segoe UI" w:hAnsi="Segoe UI" w:cs="Times New Roman"/>
          <w:b/>
          <w:bCs/>
          <w:sz w:val="20"/>
        </w:rPr>
        <w:t>Apply to each</w:t>
      </w:r>
      <w:r>
        <w:rPr>
          <w:rFonts w:ascii="Segoe UI" w:eastAsia="Segoe UI" w:hAnsi="Segoe UI" w:cs="Times New Roman"/>
          <w:sz w:val="20"/>
        </w:rPr>
        <w:t xml:space="preserve">), use this </w:t>
      </w:r>
      <w:r w:rsidRPr="0016187A">
        <w:rPr>
          <w:rFonts w:ascii="Segoe UI" w:eastAsia="Segoe UI" w:hAnsi="Segoe UI" w:cs="Times New Roman"/>
          <w:b/>
          <w:bCs/>
          <w:sz w:val="20"/>
        </w:rPr>
        <w:t>Max Office</w:t>
      </w:r>
      <w:r>
        <w:rPr>
          <w:rFonts w:ascii="Segoe UI" w:eastAsia="Segoe UI" w:hAnsi="Segoe UI" w:cs="Times New Roman"/>
          <w:sz w:val="20"/>
        </w:rPr>
        <w:t xml:space="preserve"> variable content (</w:t>
      </w:r>
      <w:r w:rsidR="000E083D">
        <w:rPr>
          <w:rFonts w:ascii="Segoe UI" w:eastAsia="Segoe UI" w:hAnsi="Segoe UI" w:cs="Times New Roman"/>
          <w:sz w:val="20"/>
        </w:rPr>
        <w:t>do not</w:t>
      </w:r>
      <w:r>
        <w:rPr>
          <w:rFonts w:ascii="Segoe UI" w:eastAsia="Segoe UI" w:hAnsi="Segoe UI" w:cs="Times New Roman"/>
          <w:sz w:val="20"/>
        </w:rPr>
        <w:t xml:space="preserve"> forget to use the </w:t>
      </w:r>
      <w:r>
        <w:rPr>
          <w:rFonts w:ascii="Segoe UI" w:eastAsia="Segoe UI" w:hAnsi="Segoe UI" w:cs="Times New Roman"/>
          <w:b/>
          <w:bCs/>
          <w:sz w:val="20"/>
        </w:rPr>
        <w:t xml:space="preserve">int </w:t>
      </w:r>
      <w:r>
        <w:rPr>
          <w:rFonts w:ascii="Segoe UI" w:eastAsia="Segoe UI" w:hAnsi="Segoe UI" w:cs="Times New Roman"/>
          <w:sz w:val="20"/>
        </w:rPr>
        <w:t>function as well:</w:t>
      </w:r>
    </w:p>
    <w:p w14:paraId="2F4E5A18" w14:textId="141639E3" w:rsidR="00F11A47" w:rsidRDefault="000E083D">
      <w:pPr>
        <w:jc w:val="center"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9C43DA6" wp14:editId="7745DBA0">
            <wp:extent cx="4826442" cy="1634638"/>
            <wp:effectExtent l="19050" t="19050" r="12700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801" cy="16395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4E5A19" w14:textId="77777777" w:rsidR="00F11A47" w:rsidRDefault="00F11A47">
      <w:pPr>
        <w:rPr>
          <w:rFonts w:ascii="Segoe UI" w:eastAsia="Segoe UI" w:hAnsi="Segoe UI" w:cs="Times New Roman"/>
          <w:sz w:val="20"/>
        </w:rPr>
      </w:pPr>
    </w:p>
    <w:p w14:paraId="2F4E5A1A" w14:textId="055F1675" w:rsidR="00F11A47" w:rsidRDefault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In the</w:t>
      </w:r>
      <w:r w:rsidR="00B8576E">
        <w:rPr>
          <w:rFonts w:ascii="Segoe UI" w:eastAsia="Segoe UI" w:hAnsi="Segoe UI" w:cs="Times New Roman"/>
          <w:sz w:val="20"/>
        </w:rPr>
        <w:t xml:space="preserve"> </w:t>
      </w:r>
      <w:r w:rsidR="00B8576E" w:rsidRPr="00B8576E">
        <w:rPr>
          <w:rFonts w:ascii="Segoe UI" w:eastAsia="Segoe UI" w:hAnsi="Segoe UI" w:cs="Times New Roman"/>
          <w:b/>
          <w:bCs/>
          <w:sz w:val="20"/>
        </w:rPr>
        <w:t>if yes</w:t>
      </w:r>
      <w:r w:rsidR="00B8576E">
        <w:rPr>
          <w:rFonts w:ascii="Segoe UI" w:eastAsia="Segoe UI" w:hAnsi="Segoe UI" w:cs="Times New Roman"/>
          <w:sz w:val="20"/>
        </w:rPr>
        <w:t xml:space="preserve"> branch</w:t>
      </w:r>
      <w:r>
        <w:rPr>
          <w:rFonts w:ascii="Segoe UI" w:eastAsia="Segoe UI" w:hAnsi="Segoe UI" w:cs="Times New Roman"/>
          <w:sz w:val="20"/>
        </w:rPr>
        <w:t xml:space="preserve"> condition, </w:t>
      </w:r>
      <w:r w:rsidR="00B8576E">
        <w:rPr>
          <w:rFonts w:ascii="Segoe UI" w:eastAsia="Segoe UI" w:hAnsi="Segoe UI" w:cs="Times New Roman"/>
          <w:sz w:val="20"/>
        </w:rPr>
        <w:t xml:space="preserve">use </w:t>
      </w:r>
      <w:r>
        <w:rPr>
          <w:rFonts w:ascii="Segoe UI" w:eastAsia="Segoe UI" w:hAnsi="Segoe UI" w:cs="Times New Roman"/>
          <w:sz w:val="20"/>
        </w:rPr>
        <w:t xml:space="preserve">a </w:t>
      </w:r>
      <w:r w:rsidRPr="00B8576E">
        <w:rPr>
          <w:rFonts w:ascii="Segoe UI" w:eastAsia="Segoe UI" w:hAnsi="Segoe UI" w:cs="Times New Roman"/>
          <w:b/>
          <w:bCs/>
          <w:sz w:val="20"/>
        </w:rPr>
        <w:t xml:space="preserve">Set variable </w:t>
      </w:r>
      <w:r>
        <w:rPr>
          <w:rFonts w:ascii="Segoe UI" w:eastAsia="Segoe UI" w:hAnsi="Segoe UI" w:cs="Times New Roman"/>
          <w:sz w:val="20"/>
        </w:rPr>
        <w:t xml:space="preserve">that will update </w:t>
      </w:r>
      <w:r>
        <w:rPr>
          <w:rFonts w:ascii="Segoe UI" w:eastAsia="Segoe UI" w:hAnsi="Segoe UI" w:cs="Times New Roman"/>
          <w:b/>
          <w:sz w:val="20"/>
        </w:rPr>
        <w:t>Max Office</w:t>
      </w:r>
      <w:r>
        <w:rPr>
          <w:rFonts w:ascii="Segoe UI" w:eastAsia="Segoe UI" w:hAnsi="Segoe UI" w:cs="Times New Roman"/>
          <w:sz w:val="20"/>
        </w:rPr>
        <w:t>:</w:t>
      </w:r>
    </w:p>
    <w:p w14:paraId="2F4E5A1B" w14:textId="77777777" w:rsidR="00F11A47" w:rsidRDefault="00F11A47" w:rsidP="00B07066">
      <w:pPr>
        <w:ind w:left="720"/>
        <w:contextualSpacing/>
        <w:rPr>
          <w:rFonts w:ascii="Segoe UI" w:eastAsia="Segoe UI" w:hAnsi="Segoe UI" w:cs="Times New Roman"/>
          <w:sz w:val="20"/>
        </w:rPr>
      </w:pPr>
    </w:p>
    <w:p w14:paraId="2F4E5A1C" w14:textId="3922A3A2" w:rsidR="00F11A47" w:rsidRDefault="00ED56CF">
      <w:pPr>
        <w:jc w:val="center"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1E0D9E5A" wp14:editId="1B3B702C">
            <wp:extent cx="4381995" cy="2359536"/>
            <wp:effectExtent l="19050" t="19050" r="19050" b="222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054" cy="23767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67EAE2" w14:textId="1D720674" w:rsidR="00673175" w:rsidRDefault="00673175" w:rsidP="00FF4B2E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Now let set</w:t>
      </w:r>
      <w:r w:rsidR="00FF4B2E">
        <w:rPr>
          <w:rFonts w:ascii="Segoe UI" w:eastAsia="Segoe UI" w:hAnsi="Segoe UI" w:cs="Times New Roman"/>
          <w:sz w:val="20"/>
        </w:rPr>
        <w:t xml:space="preserve"> the Bigger Office value of the object</w:t>
      </w:r>
      <w:r w:rsidR="00F85299">
        <w:rPr>
          <w:rFonts w:ascii="Segoe UI" w:eastAsia="Segoe UI" w:hAnsi="Segoe UI" w:cs="Times New Roman"/>
          <w:sz w:val="20"/>
        </w:rPr>
        <w:t xml:space="preserve"> (within the double quotes): move the cursor between the quotes:</w:t>
      </w:r>
    </w:p>
    <w:p w14:paraId="32E2B90C" w14:textId="77777777" w:rsidR="00F85299" w:rsidRDefault="00F85299" w:rsidP="00F85299">
      <w:pPr>
        <w:ind w:left="720"/>
        <w:contextualSpacing/>
        <w:rPr>
          <w:rFonts w:ascii="Segoe UI" w:eastAsia="Segoe UI" w:hAnsi="Segoe UI" w:cs="Times New Roman"/>
          <w:b/>
          <w:bCs/>
          <w:sz w:val="20"/>
        </w:rPr>
      </w:pPr>
    </w:p>
    <w:p w14:paraId="7686C905" w14:textId="117AE852" w:rsidR="00F85299" w:rsidRDefault="00F85299" w:rsidP="00F85299">
      <w:pPr>
        <w:ind w:left="720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07BEBE5D" wp14:editId="3EE2E7AD">
            <wp:extent cx="4814857" cy="2529840"/>
            <wp:effectExtent l="0" t="0" r="508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673" cy="253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B53A2" w14:textId="59184230" w:rsidR="00F85299" w:rsidRDefault="00F85299" w:rsidP="00F85299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Click </w:t>
      </w:r>
      <w:r w:rsidRPr="00F85299">
        <w:rPr>
          <w:rFonts w:ascii="Segoe UI" w:eastAsia="Segoe UI" w:hAnsi="Segoe UI" w:cs="Times New Roman"/>
          <w:b/>
          <w:bCs/>
          <w:sz w:val="20"/>
        </w:rPr>
        <w:t>Add An expression</w:t>
      </w:r>
      <w:r>
        <w:rPr>
          <w:rFonts w:ascii="Segoe UI" w:eastAsia="Segoe UI" w:hAnsi="Segoe UI" w:cs="Times New Roman"/>
          <w:sz w:val="20"/>
        </w:rPr>
        <w:t>:</w:t>
      </w:r>
    </w:p>
    <w:p w14:paraId="45934886" w14:textId="302E116C" w:rsidR="00F85299" w:rsidRDefault="00F85299" w:rsidP="00F85299">
      <w:pPr>
        <w:ind w:left="720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1EC9637B" wp14:editId="5A9A316E">
            <wp:extent cx="4779818" cy="2060531"/>
            <wp:effectExtent l="0" t="0" r="190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808" cy="2080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8D98F" w14:textId="77777777" w:rsidR="00F85299" w:rsidRDefault="00F85299" w:rsidP="00F85299">
      <w:pPr>
        <w:ind w:left="720"/>
        <w:contextualSpacing/>
        <w:rPr>
          <w:rFonts w:ascii="Segoe UI" w:eastAsia="Segoe UI" w:hAnsi="Segoe UI" w:cs="Times New Roman"/>
          <w:sz w:val="20"/>
        </w:rPr>
      </w:pPr>
    </w:p>
    <w:p w14:paraId="08ACE51A" w14:textId="6920B12A" w:rsidR="00F85299" w:rsidRDefault="00F85299" w:rsidP="00F85299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Type the following expression:</w:t>
      </w:r>
    </w:p>
    <w:p w14:paraId="2F4E5A1D" w14:textId="77777777" w:rsidR="00F11A47" w:rsidRDefault="00F11A47">
      <w:pPr>
        <w:rPr>
          <w:rFonts w:ascii="Segoe UI" w:eastAsia="Segoe UI" w:hAnsi="Segoe UI" w:cs="Times New Roman"/>
          <w:sz w:val="20"/>
        </w:rPr>
      </w:pPr>
    </w:p>
    <w:p w14:paraId="2F4E5A1E" w14:textId="77D712CA" w:rsidR="00F11A47" w:rsidRDefault="0059329D">
      <w:pPr>
        <w:jc w:val="center"/>
        <w:rPr>
          <w:rFonts w:ascii="Segoe UI" w:eastAsia="Segoe UI" w:hAnsi="Segoe UI" w:cs="Times New Roman"/>
          <w:sz w:val="20"/>
        </w:rPr>
      </w:pPr>
      <w:del w:id="116" w:author="Dattatray Patil (Contractor)" w:date="2021-02-15T09:23:00Z">
        <w:r w:rsidDel="000E5339">
          <w:rPr>
            <w:noProof/>
          </w:rPr>
          <w:drawing>
            <wp:inline distT="0" distB="0" distL="0" distR="0" wp14:anchorId="2F4E5A90" wp14:editId="015EEC0C">
              <wp:extent cx="4904106" cy="2543175"/>
              <wp:effectExtent l="0" t="0" r="0" b="0"/>
              <wp:docPr id="694337029" name="Picture 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5"/>
                      <pic:cNvPicPr/>
                    </pic:nvPicPr>
                    <pic:blipFill>
                      <a:blip r:embed="rId6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04106" cy="25431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17" w:author="Dattatray Patil (Contractor)" w:date="2021-02-15T09:23:00Z">
        <w:r w:rsidR="000E5339" w:rsidRPr="000E5339">
          <w:rPr>
            <w:noProof/>
          </w:rPr>
          <w:t xml:space="preserve"> </w:t>
        </w:r>
        <w:r w:rsidR="000E5339">
          <w:rPr>
            <w:noProof/>
          </w:rPr>
          <w:drawing>
            <wp:inline distT="0" distB="0" distL="0" distR="0" wp14:anchorId="6074E615" wp14:editId="79E1F510">
              <wp:extent cx="3556660" cy="3400866"/>
              <wp:effectExtent l="0" t="0" r="5715" b="9525"/>
              <wp:docPr id="19" name="Picture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73623" cy="341708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6E0637B" w14:textId="6C98C84C" w:rsidR="00F85299" w:rsidRDefault="00F85299" w:rsidP="00F85299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Do the same with the field </w:t>
      </w:r>
      <w:r w:rsidRPr="004D6F53">
        <w:rPr>
          <w:rFonts w:ascii="Segoe UI" w:eastAsia="Segoe UI" w:hAnsi="Segoe UI" w:cs="Times New Roman"/>
          <w:b/>
          <w:bCs/>
          <w:sz w:val="20"/>
        </w:rPr>
        <w:t>Max</w:t>
      </w:r>
      <w:r w:rsidR="0016187A">
        <w:rPr>
          <w:rFonts w:ascii="Segoe UI" w:eastAsia="Segoe UI" w:hAnsi="Segoe UI" w:cs="Times New Roman"/>
          <w:b/>
          <w:bCs/>
          <w:sz w:val="20"/>
        </w:rPr>
        <w:t xml:space="preserve"> </w:t>
      </w:r>
      <w:r w:rsidRPr="004D6F53">
        <w:rPr>
          <w:rFonts w:ascii="Segoe UI" w:eastAsia="Segoe UI" w:hAnsi="Segoe UI" w:cs="Times New Roman"/>
          <w:b/>
          <w:bCs/>
          <w:sz w:val="20"/>
        </w:rPr>
        <w:t>Capacity</w:t>
      </w:r>
      <w:r>
        <w:rPr>
          <w:rFonts w:ascii="Segoe UI" w:eastAsia="Segoe UI" w:hAnsi="Segoe UI" w:cs="Times New Roman"/>
          <w:sz w:val="20"/>
        </w:rPr>
        <w:t xml:space="preserve"> of the object</w:t>
      </w:r>
      <w:r w:rsidR="004D6F53">
        <w:rPr>
          <w:rFonts w:ascii="Segoe UI" w:eastAsia="Segoe UI" w:hAnsi="Segoe UI" w:cs="Times New Roman"/>
          <w:sz w:val="20"/>
        </w:rPr>
        <w:t xml:space="preserve"> (we </w:t>
      </w:r>
      <w:r w:rsidR="0016187A">
        <w:rPr>
          <w:rFonts w:ascii="Segoe UI" w:eastAsia="Segoe UI" w:hAnsi="Segoe UI" w:cs="Times New Roman"/>
          <w:sz w:val="20"/>
        </w:rPr>
        <w:t>do not</w:t>
      </w:r>
      <w:r w:rsidR="004D6F53">
        <w:rPr>
          <w:rFonts w:ascii="Segoe UI" w:eastAsia="Segoe UI" w:hAnsi="Segoe UI" w:cs="Times New Roman"/>
          <w:sz w:val="20"/>
        </w:rPr>
        <w:t xml:space="preserve"> need to have double quotes around the value here)</w:t>
      </w:r>
      <w:r>
        <w:rPr>
          <w:rFonts w:ascii="Segoe UI" w:eastAsia="Segoe UI" w:hAnsi="Segoe UI" w:cs="Times New Roman"/>
          <w:sz w:val="20"/>
        </w:rPr>
        <w:t>:</w:t>
      </w:r>
    </w:p>
    <w:p w14:paraId="2F4E5A1F" w14:textId="77777777" w:rsidR="00F11A47" w:rsidRDefault="00F11A47">
      <w:pPr>
        <w:rPr>
          <w:rFonts w:ascii="Segoe UI" w:eastAsia="Segoe UI" w:hAnsi="Segoe UI" w:cs="Times New Roman"/>
          <w:sz w:val="20"/>
        </w:rPr>
      </w:pPr>
    </w:p>
    <w:p w14:paraId="2F4E5A20" w14:textId="6C835A46" w:rsidR="00F11A47" w:rsidRDefault="0016187A">
      <w:pPr>
        <w:jc w:val="center"/>
        <w:rPr>
          <w:rFonts w:ascii="Segoe UI" w:eastAsia="Segoe UI" w:hAnsi="Segoe UI" w:cs="Times New Roman"/>
          <w:sz w:val="20"/>
        </w:rPr>
      </w:pPr>
      <w:del w:id="118" w:author="Dattatray Patil (Contractor)" w:date="2021-02-15T09:23:00Z">
        <w:r w:rsidDel="000E5339">
          <w:rPr>
            <w:rFonts w:ascii="Segoe UI" w:eastAsia="Segoe UI" w:hAnsi="Segoe UI" w:cs="Times New Roman"/>
            <w:noProof/>
            <w:sz w:val="20"/>
          </w:rPr>
          <w:lastRenderedPageBreak/>
          <w:drawing>
            <wp:inline distT="0" distB="0" distL="0" distR="0" wp14:anchorId="1281285D" wp14:editId="062B2C30">
              <wp:extent cx="5394960" cy="3383280"/>
              <wp:effectExtent l="0" t="0" r="0" b="7620"/>
              <wp:docPr id="222905920" name="Picture 2229059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/>
                      <pic:cNvPicPr>
                        <a:picLocks noChangeAspect="1" noChangeArrowheads="1"/>
                      </pic:cNvPicPr>
                    </pic:nvPicPr>
                    <pic:blipFill>
                      <a:blip r:embed="rId7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94960" cy="3383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2F4E5A21" w14:textId="5DB5A2E6" w:rsidR="00F11A47" w:rsidRDefault="000E5339" w:rsidP="000E5339">
      <w:pPr>
        <w:ind w:left="1440"/>
        <w:rPr>
          <w:rFonts w:ascii="Segoe UI" w:eastAsia="Segoe UI" w:hAnsi="Segoe UI" w:cs="Times New Roman"/>
          <w:sz w:val="20"/>
        </w:rPr>
        <w:pPrChange w:id="119" w:author="Dattatray Patil (Contractor)" w:date="2021-02-15T09:24:00Z">
          <w:pPr/>
        </w:pPrChange>
      </w:pPr>
      <w:ins w:id="120" w:author="Dattatray Patil (Contractor)" w:date="2021-02-15T09:23:00Z">
        <w:r>
          <w:rPr>
            <w:noProof/>
          </w:rPr>
          <w:drawing>
            <wp:inline distT="0" distB="0" distL="0" distR="0" wp14:anchorId="1C3731B1" wp14:editId="543BBA60">
              <wp:extent cx="3515096" cy="3531244"/>
              <wp:effectExtent l="0" t="0" r="9525" b="0"/>
              <wp:docPr id="20" name="Pictur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26727" cy="354292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F4E5A22" w14:textId="77777777" w:rsidR="00F11A47" w:rsidRDefault="00F11A47">
      <w:pPr>
        <w:rPr>
          <w:rFonts w:ascii="Segoe UI" w:eastAsia="Segoe UI" w:hAnsi="Segoe UI" w:cs="Times New Roman"/>
          <w:sz w:val="20"/>
        </w:rPr>
      </w:pPr>
    </w:p>
    <w:p w14:paraId="2F4E5A24" w14:textId="5740545D" w:rsidR="00F11A47" w:rsidRPr="0016187A" w:rsidRDefault="0016187A" w:rsidP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Remove the actions </w:t>
      </w:r>
      <w:r>
        <w:rPr>
          <w:rFonts w:ascii="Segoe UI" w:eastAsia="Segoe UI" w:hAnsi="Segoe UI" w:cs="Times New Roman"/>
          <w:b/>
          <w:sz w:val="20"/>
        </w:rPr>
        <w:t xml:space="preserve">Set Variable </w:t>
      </w:r>
      <w:proofErr w:type="spellStart"/>
      <w:r>
        <w:rPr>
          <w:rFonts w:ascii="Segoe UI" w:eastAsia="Segoe UI" w:hAnsi="Segoe UI" w:cs="Times New Roman"/>
          <w:b/>
          <w:sz w:val="20"/>
        </w:rPr>
        <w:t>MaxCapacity</w:t>
      </w:r>
      <w:proofErr w:type="spellEnd"/>
      <w:r>
        <w:rPr>
          <w:rFonts w:ascii="Segoe UI" w:eastAsia="Segoe UI" w:hAnsi="Segoe UI" w:cs="Times New Roman"/>
          <w:sz w:val="20"/>
        </w:rPr>
        <w:t xml:space="preserve"> and </w:t>
      </w:r>
      <w:r w:rsidRPr="0016187A">
        <w:rPr>
          <w:rFonts w:ascii="Segoe UI" w:eastAsia="Segoe UI" w:hAnsi="Segoe UI" w:cs="Times New Roman"/>
          <w:b/>
          <w:bCs/>
          <w:sz w:val="20"/>
        </w:rPr>
        <w:t>set variable Bigger office</w:t>
      </w:r>
      <w:r>
        <w:rPr>
          <w:rFonts w:ascii="Segoe UI" w:eastAsia="Segoe UI" w:hAnsi="Segoe UI" w:cs="Times New Roman"/>
          <w:sz w:val="20"/>
        </w:rPr>
        <w:t xml:space="preserve"> previously defined. </w:t>
      </w:r>
    </w:p>
    <w:p w14:paraId="2F4E5A26" w14:textId="77777777" w:rsidR="00F11A47" w:rsidRDefault="00F11A47">
      <w:pPr>
        <w:rPr>
          <w:rFonts w:ascii="Segoe UI" w:eastAsia="Segoe UI" w:hAnsi="Segoe UI" w:cs="Times New Roman"/>
          <w:sz w:val="20"/>
        </w:rPr>
      </w:pPr>
    </w:p>
    <w:p w14:paraId="2F4E5A27" w14:textId="3E2B8D25" w:rsidR="00F11A47" w:rsidRDefault="004D6F53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lastRenderedPageBreak/>
        <w:t>Now you will u</w:t>
      </w:r>
      <w:r w:rsidR="0016187A">
        <w:rPr>
          <w:rFonts w:ascii="Segoe UI" w:eastAsia="Segoe UI" w:hAnsi="Segoe UI" w:cs="Times New Roman"/>
          <w:sz w:val="20"/>
        </w:rPr>
        <w:t xml:space="preserve">pdate the </w:t>
      </w:r>
      <w:r w:rsidR="0016187A" w:rsidRPr="0016187A">
        <w:rPr>
          <w:rFonts w:ascii="Segoe UI" w:eastAsia="Segoe UI" w:hAnsi="Segoe UI" w:cs="Times New Roman"/>
          <w:b/>
          <w:bCs/>
          <w:sz w:val="20"/>
        </w:rPr>
        <w:t>send an e-mail</w:t>
      </w:r>
      <w:r w:rsidR="0016187A">
        <w:rPr>
          <w:rFonts w:ascii="Segoe UI" w:eastAsia="Segoe UI" w:hAnsi="Segoe UI" w:cs="Times New Roman"/>
          <w:sz w:val="20"/>
        </w:rPr>
        <w:t xml:space="preserve"> action with the new variable</w:t>
      </w:r>
      <w:r>
        <w:rPr>
          <w:rFonts w:ascii="Segoe UI" w:eastAsia="Segoe UI" w:hAnsi="Segoe UI" w:cs="Times New Roman"/>
          <w:sz w:val="20"/>
        </w:rPr>
        <w:t>. Remove the reference to the old variables</w:t>
      </w:r>
      <w:r w:rsidR="0016187A">
        <w:rPr>
          <w:rFonts w:ascii="Segoe UI" w:eastAsia="Segoe UI" w:hAnsi="Segoe UI" w:cs="Times New Roman"/>
          <w:sz w:val="20"/>
        </w:rPr>
        <w:t xml:space="preserve"> (just keep the reference to Total Capacity and the output)</w:t>
      </w:r>
      <w:r>
        <w:rPr>
          <w:rFonts w:ascii="Segoe UI" w:eastAsia="Segoe UI" w:hAnsi="Segoe UI" w:cs="Times New Roman"/>
          <w:sz w:val="20"/>
        </w:rPr>
        <w:t>:</w:t>
      </w:r>
    </w:p>
    <w:p w14:paraId="79DDA946" w14:textId="77777777" w:rsidR="004D6F53" w:rsidRDefault="004D6F53" w:rsidP="004D6F53">
      <w:pPr>
        <w:ind w:left="720"/>
        <w:contextualSpacing/>
        <w:rPr>
          <w:rFonts w:ascii="Segoe UI" w:eastAsia="Segoe UI" w:hAnsi="Segoe UI" w:cs="Times New Roman"/>
          <w:sz w:val="20"/>
        </w:rPr>
      </w:pPr>
    </w:p>
    <w:p w14:paraId="6945EE60" w14:textId="47B3DAB1" w:rsidR="004D6F53" w:rsidRDefault="004D6F53" w:rsidP="004D6F53">
      <w:pPr>
        <w:ind w:left="720"/>
        <w:contextualSpacing/>
        <w:rPr>
          <w:rFonts w:ascii="Segoe UI" w:eastAsia="Segoe UI" w:hAnsi="Segoe UI" w:cs="Times New Roman"/>
          <w:sz w:val="20"/>
        </w:rPr>
      </w:pPr>
      <w:r w:rsidRPr="004D6F53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38572D5B" wp14:editId="295138D2">
            <wp:extent cx="4269179" cy="308109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86976" cy="309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E045" w14:textId="77777777" w:rsidR="004D6F53" w:rsidRDefault="004D6F53" w:rsidP="004D6F53">
      <w:pPr>
        <w:pStyle w:val="ListParagraph"/>
        <w:rPr>
          <w:rFonts w:ascii="Segoe UI" w:eastAsia="Segoe UI" w:hAnsi="Segoe UI" w:cs="Times New Roman"/>
          <w:sz w:val="20"/>
        </w:rPr>
      </w:pPr>
    </w:p>
    <w:p w14:paraId="59D9804E" w14:textId="5E99C4E3" w:rsidR="004D6F53" w:rsidRDefault="004E0757" w:rsidP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Set the value of the biggest office in the </w:t>
      </w:r>
      <w:r w:rsidR="0081466A">
        <w:rPr>
          <w:rFonts w:ascii="Segoe UI" w:eastAsia="Segoe UI" w:hAnsi="Segoe UI" w:cs="Times New Roman"/>
          <w:sz w:val="20"/>
        </w:rPr>
        <w:t>mail:</w:t>
      </w:r>
      <w:r>
        <w:rPr>
          <w:rFonts w:ascii="Segoe UI" w:eastAsia="Segoe UI" w:hAnsi="Segoe UI" w:cs="Times New Roman"/>
          <w:sz w:val="20"/>
        </w:rPr>
        <w:t xml:space="preserve"> add an expression like this</w:t>
      </w:r>
      <w:ins w:id="121" w:author="Dattatray Patil (Contractor)" w:date="2021-02-15T09:16:00Z">
        <w:r w:rsidR="008F56B2">
          <w:rPr>
            <w:rFonts w:ascii="Segoe UI" w:eastAsia="Segoe UI" w:hAnsi="Segoe UI" w:cs="Times New Roman"/>
            <w:sz w:val="20"/>
          </w:rPr>
          <w:t xml:space="preserve"> (</w:t>
        </w:r>
        <w:r w:rsidR="008F56B2" w:rsidRPr="008F56B2">
          <w:rPr>
            <w:rFonts w:ascii="Segoe UI" w:eastAsia="Segoe UI" w:hAnsi="Segoe UI" w:cs="Times New Roman"/>
            <w:sz w:val="20"/>
          </w:rPr>
          <w:t>variables('Max Office')['Bigger Office']</w:t>
        </w:r>
        <w:r w:rsidR="008F56B2">
          <w:rPr>
            <w:rFonts w:ascii="Segoe UI" w:eastAsia="Segoe UI" w:hAnsi="Segoe UI" w:cs="Times New Roman"/>
            <w:sz w:val="20"/>
          </w:rPr>
          <w:t>)</w:t>
        </w:r>
      </w:ins>
      <w:r>
        <w:rPr>
          <w:rFonts w:ascii="Segoe UI" w:eastAsia="Segoe UI" w:hAnsi="Segoe UI" w:cs="Times New Roman"/>
          <w:sz w:val="20"/>
        </w:rPr>
        <w:t>:</w:t>
      </w:r>
    </w:p>
    <w:p w14:paraId="1619CF08" w14:textId="2005B11F" w:rsidR="00F209C9" w:rsidRDefault="00F209C9" w:rsidP="004D6F53">
      <w:pPr>
        <w:ind w:left="720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078E1755" wp14:editId="4C958B16">
            <wp:extent cx="4991100" cy="52959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9C7AF" w14:textId="0499A9F5" w:rsidR="004E0757" w:rsidRDefault="004E0757" w:rsidP="004D6F53">
      <w:pPr>
        <w:ind w:left="720"/>
        <w:contextualSpacing/>
        <w:rPr>
          <w:rFonts w:ascii="Segoe UI" w:eastAsia="Segoe UI" w:hAnsi="Segoe UI" w:cs="Times New Roman"/>
          <w:sz w:val="20"/>
        </w:rPr>
      </w:pPr>
      <w:bookmarkStart w:id="122" w:name="_GoBack"/>
      <w:r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5B2A5A71" wp14:editId="18B106A8">
            <wp:extent cx="4554755" cy="463137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79" cy="46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2"/>
    </w:p>
    <w:p w14:paraId="38876190" w14:textId="27D29E82" w:rsidR="004D6F53" w:rsidRDefault="004D6F53" w:rsidP="004D6F53">
      <w:pPr>
        <w:ind w:left="720"/>
        <w:contextualSpacing/>
        <w:rPr>
          <w:rFonts w:ascii="Segoe UI" w:eastAsia="Segoe UI" w:hAnsi="Segoe UI" w:cs="Times New Roman"/>
          <w:sz w:val="20"/>
        </w:rPr>
      </w:pPr>
    </w:p>
    <w:p w14:paraId="5617A170" w14:textId="393B6350" w:rsidR="0016187A" w:rsidRDefault="0016187A" w:rsidP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Test the flow :-).</w:t>
      </w:r>
    </w:p>
    <w:p w14:paraId="365DD7DE" w14:textId="296EACAE" w:rsidR="00AF6D84" w:rsidRDefault="006B0FA4" w:rsidP="0016187A">
      <w:pPr>
        <w:numPr>
          <w:ilvl w:val="0"/>
          <w:numId w:val="3"/>
        </w:numPr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Question:</w:t>
      </w:r>
      <w:r w:rsidR="00E80AB1">
        <w:rPr>
          <w:rFonts w:ascii="Segoe UI" w:eastAsia="Segoe UI" w:hAnsi="Segoe UI" w:cs="Times New Roman"/>
          <w:sz w:val="20"/>
        </w:rPr>
        <w:t xml:space="preserve"> how would you update the report in order to add a new column</w:t>
      </w:r>
      <w:r w:rsidR="000058AD">
        <w:rPr>
          <w:rFonts w:ascii="Segoe UI" w:eastAsia="Segoe UI" w:hAnsi="Segoe UI" w:cs="Times New Roman"/>
          <w:sz w:val="20"/>
        </w:rPr>
        <w:t xml:space="preserve"> named “Size” </w:t>
      </w:r>
      <w:r w:rsidR="000112DE">
        <w:rPr>
          <w:rFonts w:ascii="Segoe UI" w:eastAsia="Segoe UI" w:hAnsi="Segoe UI" w:cs="Times New Roman"/>
          <w:sz w:val="20"/>
        </w:rPr>
        <w:t>displaying “Small” if &lt; 100 and “Big” if &gt;= 100</w:t>
      </w:r>
      <w:r w:rsidR="005A271B">
        <w:rPr>
          <w:rFonts w:ascii="Segoe UI" w:eastAsia="Segoe UI" w:hAnsi="Segoe UI" w:cs="Times New Roman"/>
          <w:sz w:val="20"/>
        </w:rPr>
        <w:t xml:space="preserve"> ?</w:t>
      </w:r>
    </w:p>
    <w:p w14:paraId="115538D6" w14:textId="77777777" w:rsidR="00C04AF1" w:rsidRDefault="00C04AF1" w:rsidP="00C04AF1">
      <w:pPr>
        <w:ind w:left="720"/>
        <w:contextualSpacing/>
        <w:rPr>
          <w:rFonts w:ascii="Segoe UI" w:eastAsia="Segoe UI" w:hAnsi="Segoe UI" w:cs="Times New Roman"/>
          <w:sz w:val="20"/>
        </w:rPr>
      </w:pPr>
    </w:p>
    <w:p w14:paraId="28321FA9" w14:textId="48EC9642" w:rsidR="00E773D9" w:rsidRDefault="00E773D9" w:rsidP="00E773D9">
      <w:pPr>
        <w:ind w:left="720"/>
        <w:contextualSpacing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Answer: </w:t>
      </w:r>
      <w:r w:rsidR="00C04AF1">
        <w:rPr>
          <w:rFonts w:ascii="Segoe UI" w:eastAsia="Segoe UI" w:hAnsi="Segoe UI" w:cs="Times New Roman"/>
          <w:sz w:val="20"/>
        </w:rPr>
        <w:t>in the Select Action, add a new row “size”</w:t>
      </w:r>
      <w:r w:rsidR="008A2DE9">
        <w:rPr>
          <w:rFonts w:ascii="Segoe UI" w:eastAsia="Segoe UI" w:hAnsi="Segoe UI" w:cs="Times New Roman"/>
          <w:sz w:val="20"/>
        </w:rPr>
        <w:t xml:space="preserve"> associated with the following expression</w:t>
      </w:r>
      <w:r w:rsidR="004B675E">
        <w:rPr>
          <w:rFonts w:ascii="Segoe UI" w:eastAsia="Segoe UI" w:hAnsi="Segoe UI" w:cs="Times New Roman"/>
          <w:sz w:val="20"/>
        </w:rPr>
        <w:t>:</w:t>
      </w:r>
    </w:p>
    <w:p w14:paraId="2B43118C" w14:textId="4704E9A5" w:rsidR="008A2DE9" w:rsidRDefault="008A2DE9" w:rsidP="00E773D9">
      <w:pPr>
        <w:ind w:left="720"/>
        <w:contextualSpacing/>
        <w:rPr>
          <w:rFonts w:ascii="Segoe UI" w:eastAsia="Segoe UI" w:hAnsi="Segoe UI" w:cs="Times New Roman"/>
          <w:sz w:val="20"/>
        </w:rPr>
      </w:pPr>
    </w:p>
    <w:p w14:paraId="002100BA" w14:textId="3164748B" w:rsidR="008A2DE9" w:rsidRDefault="008A2DE9" w:rsidP="000E5339">
      <w:pPr>
        <w:shd w:val="clear" w:color="auto" w:fill="FFFFFE"/>
        <w:suppressAutoHyphens w:val="0"/>
        <w:spacing w:after="0" w:line="285" w:lineRule="atLeast"/>
        <w:ind w:left="720" w:firstLine="720"/>
        <w:rPr>
          <w:rFonts w:ascii="Consolas" w:eastAsia="Times New Roman" w:hAnsi="Consolas" w:cs="Times New Roman"/>
          <w:color w:val="000000"/>
          <w:sz w:val="21"/>
          <w:szCs w:val="21"/>
        </w:rPr>
        <w:pPrChange w:id="123" w:author="Dattatray Patil (Contractor)" w:date="2021-02-15T09:17:00Z">
          <w:pPr>
            <w:shd w:val="clear" w:color="auto" w:fill="FFFFFE"/>
            <w:suppressAutoHyphens w:val="0"/>
            <w:spacing w:after="0" w:line="285" w:lineRule="atLeast"/>
          </w:pPr>
        </w:pPrChange>
      </w:pPr>
      <w:r w:rsidRPr="008A2DE9">
        <w:rPr>
          <w:rFonts w:ascii="Consolas" w:eastAsia="Times New Roman" w:hAnsi="Consolas" w:cs="Times New Roman"/>
          <w:color w:val="000000"/>
          <w:sz w:val="21"/>
          <w:szCs w:val="21"/>
        </w:rPr>
        <w:t>if ( greater(int(item()['Capacity']), 100),'</w:t>
      </w:r>
      <w:proofErr w:type="spellStart"/>
      <w:r w:rsidRPr="008A2DE9">
        <w:rPr>
          <w:rFonts w:ascii="Consolas" w:eastAsia="Times New Roman" w:hAnsi="Consolas" w:cs="Times New Roman"/>
          <w:color w:val="000000"/>
          <w:sz w:val="21"/>
          <w:szCs w:val="21"/>
        </w:rPr>
        <w:t>Big','Small</w:t>
      </w:r>
      <w:proofErr w:type="spellEnd"/>
      <w:r w:rsidRPr="008A2DE9">
        <w:rPr>
          <w:rFonts w:ascii="Consolas" w:eastAsia="Times New Roman" w:hAnsi="Consolas" w:cs="Times New Roman"/>
          <w:color w:val="000000"/>
          <w:sz w:val="21"/>
          <w:szCs w:val="21"/>
        </w:rPr>
        <w:t>')</w:t>
      </w:r>
    </w:p>
    <w:p w14:paraId="75D7D208" w14:textId="73A17F6E" w:rsidR="00E57C77" w:rsidRDefault="00E57C77" w:rsidP="008A2DE9">
      <w:pPr>
        <w:shd w:val="clear" w:color="auto" w:fill="FFFFFE"/>
        <w:suppressAutoHyphens w:val="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5A288FD" w14:textId="1275F0EB" w:rsidR="00E57C77" w:rsidRPr="008A2DE9" w:rsidRDefault="00E57C77" w:rsidP="008F56B2">
      <w:pPr>
        <w:shd w:val="clear" w:color="auto" w:fill="FFFFFE"/>
        <w:suppressAutoHyphens w:val="0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  <w:pPrChange w:id="124" w:author="Dattatray Patil (Contractor)" w:date="2021-02-15T09:17:00Z">
          <w:pPr>
            <w:shd w:val="clear" w:color="auto" w:fill="FFFFFE"/>
            <w:suppressAutoHyphens w:val="0"/>
            <w:spacing w:after="0" w:line="285" w:lineRule="atLeast"/>
          </w:pPr>
        </w:pPrChange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</w:rPr>
        <w:lastRenderedPageBreak/>
        <w:drawing>
          <wp:inline distT="0" distB="0" distL="0" distR="0" wp14:anchorId="0B0D7A04" wp14:editId="26347A6A">
            <wp:extent cx="4810125" cy="2256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959" cy="226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44B37" w14:textId="2FFB69BB" w:rsidR="008A2DE9" w:rsidRDefault="008A2DE9" w:rsidP="00E773D9">
      <w:pPr>
        <w:ind w:left="720"/>
        <w:contextualSpacing/>
        <w:rPr>
          <w:rFonts w:ascii="Segoe UI" w:eastAsia="Segoe UI" w:hAnsi="Segoe UI" w:cs="Times New Roman"/>
          <w:sz w:val="20"/>
        </w:rPr>
      </w:pPr>
    </w:p>
    <w:p w14:paraId="5B13EDB2" w14:textId="39A95FB9" w:rsidR="00B60851" w:rsidRDefault="005C41CC" w:rsidP="00B60851">
      <w:pPr>
        <w:pStyle w:val="ListParagraph"/>
        <w:numPr>
          <w:ilvl w:val="0"/>
          <w:numId w:val="3"/>
        </w:numPr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Question:</w:t>
      </w:r>
      <w:r w:rsidR="00B60851">
        <w:rPr>
          <w:rFonts w:ascii="Segoe UI" w:eastAsia="Segoe UI" w:hAnsi="Segoe UI" w:cs="Times New Roman"/>
          <w:sz w:val="20"/>
        </w:rPr>
        <w:t xml:space="preserve"> how would you format the generated Html table</w:t>
      </w:r>
      <w:r w:rsidR="00C74426">
        <w:rPr>
          <w:rFonts w:ascii="Segoe UI" w:eastAsia="Segoe UI" w:hAnsi="Segoe UI" w:cs="Times New Roman"/>
          <w:sz w:val="20"/>
        </w:rPr>
        <w:t xml:space="preserve"> </w:t>
      </w:r>
      <w:r>
        <w:rPr>
          <w:rFonts w:ascii="Segoe UI" w:eastAsia="Segoe UI" w:hAnsi="Segoe UI" w:cs="Times New Roman"/>
          <w:sz w:val="20"/>
        </w:rPr>
        <w:t>to</w:t>
      </w:r>
      <w:r w:rsidR="00C74426">
        <w:rPr>
          <w:rFonts w:ascii="Segoe UI" w:eastAsia="Segoe UI" w:hAnsi="Segoe UI" w:cs="Times New Roman"/>
          <w:sz w:val="20"/>
        </w:rPr>
        <w:t xml:space="preserve"> define a </w:t>
      </w:r>
      <w:r>
        <w:rPr>
          <w:rFonts w:ascii="Segoe UI" w:eastAsia="Segoe UI" w:hAnsi="Segoe UI" w:cs="Times New Roman"/>
          <w:sz w:val="20"/>
        </w:rPr>
        <w:t>border?</w:t>
      </w:r>
    </w:p>
    <w:p w14:paraId="50892670" w14:textId="1860ED29" w:rsidR="00C74426" w:rsidRDefault="005C41CC" w:rsidP="00C74426">
      <w:pPr>
        <w:pStyle w:val="ListParagraph"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Answer:</w:t>
      </w:r>
      <w:r w:rsidR="00C74426">
        <w:rPr>
          <w:rFonts w:ascii="Segoe UI" w:eastAsia="Segoe UI" w:hAnsi="Segoe UI" w:cs="Times New Roman"/>
          <w:sz w:val="20"/>
        </w:rPr>
        <w:t xml:space="preserve"> </w:t>
      </w:r>
      <w:r w:rsidR="005A26D4">
        <w:rPr>
          <w:rFonts w:ascii="Segoe UI" w:eastAsia="Segoe UI" w:hAnsi="Segoe UI" w:cs="Times New Roman"/>
          <w:sz w:val="20"/>
        </w:rPr>
        <w:t xml:space="preserve"> first </w:t>
      </w:r>
      <w:r>
        <w:rPr>
          <w:rFonts w:ascii="Segoe UI" w:eastAsia="Segoe UI" w:hAnsi="Segoe UI" w:cs="Times New Roman"/>
          <w:sz w:val="20"/>
        </w:rPr>
        <w:t>let us</w:t>
      </w:r>
      <w:r w:rsidR="005A26D4">
        <w:rPr>
          <w:rFonts w:ascii="Segoe UI" w:eastAsia="Segoe UI" w:hAnsi="Segoe UI" w:cs="Times New Roman"/>
          <w:sz w:val="20"/>
        </w:rPr>
        <w:t xml:space="preserve"> analyze the html generated code</w:t>
      </w:r>
      <w:r w:rsidR="000065D1">
        <w:rPr>
          <w:rFonts w:ascii="Segoe UI" w:eastAsia="Segoe UI" w:hAnsi="Segoe UI" w:cs="Times New Roman"/>
          <w:sz w:val="20"/>
        </w:rPr>
        <w:t xml:space="preserve"> by clicking on an existing flow run and then click the</w:t>
      </w:r>
      <w:r w:rsidR="00BD3BC0">
        <w:rPr>
          <w:rFonts w:ascii="Segoe UI" w:eastAsia="Segoe UI" w:hAnsi="Segoe UI" w:cs="Times New Roman"/>
          <w:sz w:val="20"/>
        </w:rPr>
        <w:t xml:space="preserve"> option “Show raw outputs’ of the Create HTML Table </w:t>
      </w:r>
      <w:r w:rsidR="00D56E2F">
        <w:rPr>
          <w:rFonts w:ascii="Segoe UI" w:eastAsia="Segoe UI" w:hAnsi="Segoe UI" w:cs="Times New Roman"/>
          <w:sz w:val="20"/>
        </w:rPr>
        <w:t xml:space="preserve">action </w:t>
      </w:r>
      <w:r w:rsidR="00BD3BC0">
        <w:rPr>
          <w:rFonts w:ascii="Segoe UI" w:eastAsia="Segoe UI" w:hAnsi="Segoe UI" w:cs="Times New Roman"/>
          <w:sz w:val="20"/>
        </w:rPr>
        <w:t>as illustrated below</w:t>
      </w:r>
      <w:r w:rsidR="00D56E2F">
        <w:rPr>
          <w:rFonts w:ascii="Segoe UI" w:eastAsia="Segoe UI" w:hAnsi="Segoe UI" w:cs="Times New Roman"/>
          <w:sz w:val="20"/>
        </w:rPr>
        <w:t>:</w:t>
      </w:r>
    </w:p>
    <w:p w14:paraId="7F25872C" w14:textId="5DBF977F" w:rsidR="000065D1" w:rsidRDefault="000065D1" w:rsidP="00C74426">
      <w:pPr>
        <w:pStyle w:val="ListParagraph"/>
        <w:rPr>
          <w:rFonts w:ascii="Segoe UI" w:eastAsia="Segoe UI" w:hAnsi="Segoe UI" w:cs="Times New Roman"/>
          <w:sz w:val="20"/>
        </w:rPr>
      </w:pPr>
    </w:p>
    <w:p w14:paraId="1A23CE5D" w14:textId="2ABFCB40" w:rsidR="000065D1" w:rsidRDefault="000065D1" w:rsidP="00C74426">
      <w:pPr>
        <w:pStyle w:val="ListParagraph"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12F8224C" wp14:editId="509E5CF8">
            <wp:extent cx="4895850" cy="40086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852" cy="401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51711" w14:textId="61B29F38" w:rsidR="00D45114" w:rsidRDefault="00D45114" w:rsidP="00C74426">
      <w:pPr>
        <w:pStyle w:val="ListParagraph"/>
        <w:rPr>
          <w:rFonts w:ascii="Segoe UI" w:eastAsia="Segoe UI" w:hAnsi="Segoe UI" w:cs="Times New Roman"/>
          <w:sz w:val="20"/>
        </w:rPr>
      </w:pPr>
    </w:p>
    <w:p w14:paraId="1C932274" w14:textId="058723BE" w:rsidR="00D45114" w:rsidRDefault="00D45114" w:rsidP="00C74426">
      <w:pPr>
        <w:pStyle w:val="ListParagraph"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The html code looks like this:</w:t>
      </w:r>
    </w:p>
    <w:p w14:paraId="2C72D68A" w14:textId="3C07B417" w:rsidR="00D45114" w:rsidRDefault="00D45114" w:rsidP="00C74426">
      <w:pPr>
        <w:pStyle w:val="ListParagraph"/>
        <w:rPr>
          <w:rFonts w:ascii="Segoe UI" w:eastAsia="Segoe UI" w:hAnsi="Segoe UI" w:cs="Times New Roman"/>
          <w:sz w:val="20"/>
        </w:rPr>
      </w:pPr>
      <w:r w:rsidRPr="00D45114"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72F88CE6" wp14:editId="44423C14">
            <wp:extent cx="4391638" cy="120031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B49E" w14:textId="086CD286" w:rsidR="00D45114" w:rsidRPr="000D2195" w:rsidRDefault="00D45114" w:rsidP="00C74426">
      <w:pPr>
        <w:pStyle w:val="ListParagraph"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 xml:space="preserve">You just need to replace </w:t>
      </w:r>
      <w:r w:rsidRPr="007F1C37">
        <w:rPr>
          <w:rFonts w:ascii="Segoe UI" w:eastAsia="Segoe UI" w:hAnsi="Segoe UI" w:cs="Times New Roman"/>
          <w:b/>
          <w:bCs/>
          <w:sz w:val="20"/>
        </w:rPr>
        <w:t>&lt;table&gt;</w:t>
      </w:r>
      <w:r>
        <w:rPr>
          <w:rFonts w:ascii="Segoe UI" w:eastAsia="Segoe UI" w:hAnsi="Segoe UI" w:cs="Times New Roman"/>
          <w:sz w:val="20"/>
        </w:rPr>
        <w:t xml:space="preserve"> </w:t>
      </w:r>
      <w:r w:rsidR="007F1C37">
        <w:rPr>
          <w:rFonts w:ascii="Segoe UI" w:eastAsia="Segoe UI" w:hAnsi="Segoe UI" w:cs="Times New Roman"/>
          <w:sz w:val="20"/>
        </w:rPr>
        <w:t xml:space="preserve">with </w:t>
      </w:r>
      <w:r w:rsidR="007F1C37" w:rsidRPr="007F1C37">
        <w:rPr>
          <w:rFonts w:ascii="Segoe UI" w:eastAsia="Segoe UI" w:hAnsi="Segoe UI" w:cs="Times New Roman"/>
          <w:b/>
          <w:bCs/>
          <w:sz w:val="20"/>
        </w:rPr>
        <w:t>&lt;table border=”1”&gt;</w:t>
      </w:r>
      <w:r w:rsidR="00395314">
        <w:rPr>
          <w:rFonts w:ascii="Segoe UI" w:eastAsia="Segoe UI" w:hAnsi="Segoe UI" w:cs="Times New Roman"/>
          <w:b/>
          <w:bCs/>
          <w:sz w:val="20"/>
        </w:rPr>
        <w:t>.</w:t>
      </w:r>
      <w:r w:rsidR="000D2195">
        <w:rPr>
          <w:rFonts w:ascii="Segoe UI" w:eastAsia="Segoe UI" w:hAnsi="Segoe UI" w:cs="Times New Roman"/>
          <w:b/>
          <w:bCs/>
          <w:sz w:val="20"/>
        </w:rPr>
        <w:t xml:space="preserve"> </w:t>
      </w:r>
      <w:r w:rsidR="000D2195" w:rsidRPr="000D2195">
        <w:rPr>
          <w:rFonts w:ascii="Segoe UI" w:eastAsia="Segoe UI" w:hAnsi="Segoe UI" w:cs="Times New Roman"/>
          <w:sz w:val="20"/>
        </w:rPr>
        <w:t>You can do it by using the replace function</w:t>
      </w:r>
      <w:r w:rsidR="000D2195">
        <w:rPr>
          <w:rFonts w:ascii="Segoe UI" w:eastAsia="Segoe UI" w:hAnsi="Segoe UI" w:cs="Times New Roman"/>
          <w:sz w:val="20"/>
        </w:rPr>
        <w:t>:</w:t>
      </w:r>
    </w:p>
    <w:p w14:paraId="3E4AB477" w14:textId="52FA03A2" w:rsidR="002C56D8" w:rsidRDefault="002C56D8" w:rsidP="00C74426">
      <w:pPr>
        <w:pStyle w:val="ListParagraph"/>
        <w:rPr>
          <w:rFonts w:ascii="Segoe UI" w:eastAsia="Segoe UI" w:hAnsi="Segoe UI" w:cs="Times New Roman"/>
          <w:b/>
          <w:bCs/>
          <w:sz w:val="20"/>
        </w:rPr>
      </w:pPr>
    </w:p>
    <w:p w14:paraId="5C6A45DA" w14:textId="17E55217" w:rsidR="002C56D8" w:rsidRDefault="002C56D8" w:rsidP="00C74426">
      <w:pPr>
        <w:pStyle w:val="ListParagraph"/>
        <w:rPr>
          <w:rFonts w:ascii="Segoe UI" w:eastAsia="Segoe UI" w:hAnsi="Segoe UI" w:cs="Times New Roman"/>
          <w:sz w:val="20"/>
        </w:rPr>
      </w:pPr>
      <w:r w:rsidRPr="002C56D8">
        <w:rPr>
          <w:rFonts w:ascii="Segoe UI" w:eastAsia="Segoe UI" w:hAnsi="Segoe UI" w:cs="Times New Roman"/>
          <w:noProof/>
          <w:sz w:val="20"/>
        </w:rPr>
        <w:drawing>
          <wp:inline distT="0" distB="0" distL="0" distR="0" wp14:anchorId="04C05059" wp14:editId="1C57A3B0">
            <wp:extent cx="4925199" cy="5039360"/>
            <wp:effectExtent l="0" t="0" r="889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28276" cy="504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0C74" w14:textId="18699EA7" w:rsidR="000A68C8" w:rsidRDefault="000A68C8" w:rsidP="00C74426">
      <w:pPr>
        <w:pStyle w:val="ListParagraph"/>
        <w:rPr>
          <w:rFonts w:ascii="Segoe UI" w:eastAsia="Segoe UI" w:hAnsi="Segoe UI" w:cs="Times New Roman"/>
          <w:sz w:val="20"/>
        </w:rPr>
      </w:pPr>
    </w:p>
    <w:p w14:paraId="26F81E59" w14:textId="5247CC65" w:rsidR="000A68C8" w:rsidRDefault="000A68C8" w:rsidP="00C74426">
      <w:pPr>
        <w:pStyle w:val="ListParagraph"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sz w:val="20"/>
        </w:rPr>
        <w:t>The generated e-mail will</w:t>
      </w:r>
      <w:r w:rsidR="00546D70">
        <w:rPr>
          <w:rFonts w:ascii="Segoe UI" w:eastAsia="Segoe UI" w:hAnsi="Segoe UI" w:cs="Times New Roman"/>
          <w:sz w:val="20"/>
        </w:rPr>
        <w:t xml:space="preserve"> look like this:</w:t>
      </w:r>
    </w:p>
    <w:p w14:paraId="27791755" w14:textId="6B80ED25" w:rsidR="00546D70" w:rsidRDefault="00546D70" w:rsidP="00C74426">
      <w:pPr>
        <w:pStyle w:val="ListParagraph"/>
        <w:rPr>
          <w:rFonts w:ascii="Segoe UI" w:eastAsia="Segoe UI" w:hAnsi="Segoe UI" w:cs="Times New Roman"/>
          <w:sz w:val="20"/>
        </w:rPr>
      </w:pPr>
    </w:p>
    <w:p w14:paraId="4C169967" w14:textId="56FD1AF0" w:rsidR="00546D70" w:rsidRPr="00B60851" w:rsidRDefault="00546D70" w:rsidP="00C74426">
      <w:pPr>
        <w:pStyle w:val="ListParagraph"/>
        <w:rPr>
          <w:rFonts w:ascii="Segoe UI" w:eastAsia="Segoe UI" w:hAnsi="Segoe UI" w:cs="Times New Roman"/>
          <w:sz w:val="20"/>
        </w:rPr>
      </w:pPr>
      <w:r>
        <w:rPr>
          <w:rFonts w:ascii="Segoe UI" w:eastAsia="Segoe UI" w:hAnsi="Segoe UI" w:cs="Times New Roman"/>
          <w:noProof/>
          <w:sz w:val="20"/>
        </w:rPr>
        <w:lastRenderedPageBreak/>
        <w:drawing>
          <wp:inline distT="0" distB="0" distL="0" distR="0" wp14:anchorId="1ED7E0F1" wp14:editId="0DC053FA">
            <wp:extent cx="3200400" cy="6057900"/>
            <wp:effectExtent l="19050" t="1905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057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4E5A28" w14:textId="77777777" w:rsidR="00F11A47" w:rsidRDefault="00F11A47">
      <w:pPr>
        <w:spacing w:before="80" w:after="40" w:line="240" w:lineRule="auto"/>
        <w:rPr>
          <w:rFonts w:ascii="Segoe UI" w:eastAsia="Times New Roman" w:hAnsi="Segoe UI" w:cs="Arial"/>
          <w:color w:val="002050"/>
          <w:sz w:val="18"/>
          <w:szCs w:val="20"/>
        </w:rPr>
      </w:pPr>
    </w:p>
    <w:p w14:paraId="2F4E5A29" w14:textId="77777777" w:rsidR="00F11A47" w:rsidRPr="003608B8" w:rsidRDefault="0016187A" w:rsidP="003608B8">
      <w:pPr>
        <w:pStyle w:val="Heading2"/>
        <w:rPr>
          <w:rFonts w:ascii="Segoe UI" w:hAnsi="Segoe UI" w:cs="Segoe UI"/>
          <w:color w:val="0070C0"/>
          <w:sz w:val="28"/>
          <w:szCs w:val="28"/>
          <w:rPrChange w:id="125" w:author="Dattatray Patil (Contractor)" w:date="2021-02-15T08:48:00Z">
            <w:rPr/>
          </w:rPrChange>
        </w:rPr>
        <w:pPrChange w:id="126" w:author="Dattatray Patil (Contractor)" w:date="2021-02-15T08:48:00Z">
          <w:pPr>
            <w:spacing w:line="254" w:lineRule="auto"/>
          </w:pPr>
        </w:pPrChange>
      </w:pPr>
      <w:r w:rsidRPr="003608B8">
        <w:rPr>
          <w:rFonts w:ascii="Segoe UI" w:hAnsi="Segoe UI" w:cs="Segoe UI"/>
          <w:color w:val="0070C0"/>
          <w:sz w:val="28"/>
          <w:szCs w:val="28"/>
          <w:rPrChange w:id="127" w:author="Dattatray Patil (Contractor)" w:date="2021-02-15T08:48:00Z">
            <w:rPr/>
          </w:rPrChange>
        </w:rPr>
        <w:t>We need your feedback</w:t>
      </w:r>
    </w:p>
    <w:p w14:paraId="2F4E5A2A" w14:textId="77777777" w:rsidR="00F11A47" w:rsidRDefault="0016187A">
      <w:pPr>
        <w:spacing w:line="254" w:lineRule="auto"/>
        <w:rPr>
          <w:rFonts w:ascii="Segoe UI" w:eastAsia="Calibri" w:hAnsi="Segoe UI" w:cs="Times New Roman"/>
          <w:sz w:val="20"/>
        </w:rPr>
      </w:pPr>
      <w:r>
        <w:rPr>
          <w:rFonts w:ascii="Segoe UI" w:eastAsia="Calibri" w:hAnsi="Segoe UI" w:cs="Times New Roman"/>
          <w:sz w:val="20"/>
        </w:rPr>
        <w:t xml:space="preserve">Do you want to report an issue or to suggest something? We need your feedback: </w:t>
      </w:r>
      <w:hyperlink r:id="rId80">
        <w:r>
          <w:rPr>
            <w:rFonts w:ascii="Segoe UI" w:eastAsia="Calibri" w:hAnsi="Segoe UI" w:cs="Times New Roman"/>
            <w:color w:val="0563C1" w:themeColor="hyperlink"/>
            <w:sz w:val="20"/>
            <w:u w:val="single"/>
          </w:rPr>
          <w:t>https://github.com/Power-Automate-in-a-day/Training-by-the-community/issues</w:t>
        </w:r>
      </w:hyperlink>
      <w:r>
        <w:rPr>
          <w:rFonts w:ascii="Segoe UI" w:eastAsia="Calibri" w:hAnsi="Segoe UI" w:cs="Times New Roman"/>
          <w:sz w:val="20"/>
        </w:rPr>
        <w:t xml:space="preserve"> </w:t>
      </w:r>
    </w:p>
    <w:p w14:paraId="2F4E5A2B" w14:textId="77777777" w:rsidR="00F11A47" w:rsidRDefault="00F11A47">
      <w:pPr>
        <w:rPr>
          <w:rFonts w:ascii="Segoe UI" w:eastAsia="MS Gothic" w:hAnsi="Segoe UI" w:cs="Segoe UI"/>
          <w:color w:val="0078D7"/>
          <w:sz w:val="36"/>
          <w:szCs w:val="40"/>
        </w:rPr>
      </w:pPr>
    </w:p>
    <w:sectPr w:rsidR="00F11A47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A6D384" w14:textId="77777777" w:rsidR="00990F7F" w:rsidRDefault="00990F7F" w:rsidP="005D08F1">
      <w:pPr>
        <w:spacing w:after="0" w:line="240" w:lineRule="auto"/>
      </w:pPr>
      <w:r>
        <w:separator/>
      </w:r>
    </w:p>
  </w:endnote>
  <w:endnote w:type="continuationSeparator" w:id="0">
    <w:p w14:paraId="138AB68D" w14:textId="77777777" w:rsidR="00990F7F" w:rsidRDefault="00990F7F" w:rsidP="005D08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D7B53B" w14:textId="77777777" w:rsidR="00990F7F" w:rsidRDefault="00990F7F" w:rsidP="005D08F1">
      <w:pPr>
        <w:spacing w:after="0" w:line="240" w:lineRule="auto"/>
      </w:pPr>
      <w:r>
        <w:separator/>
      </w:r>
    </w:p>
  </w:footnote>
  <w:footnote w:type="continuationSeparator" w:id="0">
    <w:p w14:paraId="4E0BDB4D" w14:textId="77777777" w:rsidR="00990F7F" w:rsidRDefault="00990F7F" w:rsidP="005D08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25622"/>
    <w:multiLevelType w:val="multilevel"/>
    <w:tmpl w:val="4ECC391C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E436D27"/>
    <w:multiLevelType w:val="multilevel"/>
    <w:tmpl w:val="7116E6C4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0814CC"/>
    <w:multiLevelType w:val="multilevel"/>
    <w:tmpl w:val="0D501E6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6BC83262"/>
    <w:multiLevelType w:val="multilevel"/>
    <w:tmpl w:val="0AAE1E26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attatray Patil (Contractor)">
    <w15:presenceInfo w15:providerId="AD" w15:userId="S::Dattatray.Patil@gilead.com::715305f0-418e-4b1a-9e3b-ccb2b683531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trackRevisions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A47"/>
    <w:rsid w:val="000058AD"/>
    <w:rsid w:val="000065D1"/>
    <w:rsid w:val="000112DE"/>
    <w:rsid w:val="00076AAD"/>
    <w:rsid w:val="000A68C8"/>
    <w:rsid w:val="000A6A9C"/>
    <w:rsid w:val="000D2195"/>
    <w:rsid w:val="000D48AB"/>
    <w:rsid w:val="000E083D"/>
    <w:rsid w:val="000E5339"/>
    <w:rsid w:val="0016187A"/>
    <w:rsid w:val="002C56D8"/>
    <w:rsid w:val="003608B8"/>
    <w:rsid w:val="00395314"/>
    <w:rsid w:val="003D364F"/>
    <w:rsid w:val="003D3F38"/>
    <w:rsid w:val="00444B25"/>
    <w:rsid w:val="004B675E"/>
    <w:rsid w:val="004D6F53"/>
    <w:rsid w:val="004E0757"/>
    <w:rsid w:val="004F2A95"/>
    <w:rsid w:val="005375C6"/>
    <w:rsid w:val="00545382"/>
    <w:rsid w:val="00546D70"/>
    <w:rsid w:val="00590787"/>
    <w:rsid w:val="0059329D"/>
    <w:rsid w:val="005A26D4"/>
    <w:rsid w:val="005A271B"/>
    <w:rsid w:val="005C41CC"/>
    <w:rsid w:val="005D08F1"/>
    <w:rsid w:val="005E78C3"/>
    <w:rsid w:val="00673175"/>
    <w:rsid w:val="006B0FA4"/>
    <w:rsid w:val="006E1EA4"/>
    <w:rsid w:val="007206D3"/>
    <w:rsid w:val="00733509"/>
    <w:rsid w:val="007A0598"/>
    <w:rsid w:val="007F1C37"/>
    <w:rsid w:val="0081466A"/>
    <w:rsid w:val="00844D84"/>
    <w:rsid w:val="008A2DE9"/>
    <w:rsid w:val="008D7CEB"/>
    <w:rsid w:val="008F56B2"/>
    <w:rsid w:val="00926B07"/>
    <w:rsid w:val="00990F7F"/>
    <w:rsid w:val="009B1855"/>
    <w:rsid w:val="009E69FC"/>
    <w:rsid w:val="009F2568"/>
    <w:rsid w:val="00A35E51"/>
    <w:rsid w:val="00AC43A2"/>
    <w:rsid w:val="00AD7886"/>
    <w:rsid w:val="00AF6D84"/>
    <w:rsid w:val="00B07066"/>
    <w:rsid w:val="00B60851"/>
    <w:rsid w:val="00B8576E"/>
    <w:rsid w:val="00BD3BC0"/>
    <w:rsid w:val="00BF5FF0"/>
    <w:rsid w:val="00C04AF1"/>
    <w:rsid w:val="00C74426"/>
    <w:rsid w:val="00C9045C"/>
    <w:rsid w:val="00CB25E0"/>
    <w:rsid w:val="00CD2A4C"/>
    <w:rsid w:val="00D45114"/>
    <w:rsid w:val="00D56E2F"/>
    <w:rsid w:val="00E57C77"/>
    <w:rsid w:val="00E773D9"/>
    <w:rsid w:val="00E80AB1"/>
    <w:rsid w:val="00ED56CF"/>
    <w:rsid w:val="00EE7F88"/>
    <w:rsid w:val="00F11A47"/>
    <w:rsid w:val="00F209C9"/>
    <w:rsid w:val="00F85299"/>
    <w:rsid w:val="00FC6EE8"/>
    <w:rsid w:val="00FE21E9"/>
    <w:rsid w:val="00FF4B2E"/>
    <w:rsid w:val="63D32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4E596E"/>
  <w15:docId w15:val="{FB5D3BFA-D9B2-4DFC-B046-BD848DCB9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D08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18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4D6F53"/>
    <w:pPr>
      <w:ind w:left="720"/>
      <w:contextualSpacing/>
    </w:pPr>
  </w:style>
  <w:style w:type="character" w:customStyle="1" w:styleId="markdi0q7w2ls">
    <w:name w:val="markdi0q7w2ls"/>
    <w:basedOn w:val="DefaultParagraphFont"/>
    <w:rsid w:val="005375C6"/>
  </w:style>
  <w:style w:type="character" w:customStyle="1" w:styleId="Heading1Char">
    <w:name w:val="Heading 1 Char"/>
    <w:basedOn w:val="DefaultParagraphFont"/>
    <w:link w:val="Heading1"/>
    <w:uiPriority w:val="9"/>
    <w:rsid w:val="005D08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18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9B18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9B1855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AC43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3A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2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4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7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36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8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4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0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1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9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5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74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3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86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9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microsoft.com/office/2011/relationships/people" Target="people.xml"/><Relationship Id="rId10" Type="http://schemas.openxmlformats.org/officeDocument/2006/relationships/hyperlink" Target="https://flow.microsoft.com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hyperlink" Target="https://github.com/Power-Automate-in-a-day/Training-by-the-community/issue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flow.microsoft.com/en-us/blog/use-expressions-in-actions/" TargetMode="External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66BEAD-E84D-4591-BEE3-90880A86E3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</TotalTime>
  <Pages>36</Pages>
  <Words>1546</Words>
  <Characters>8814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10340</CharactersWithSpaces>
  <SharedDoc>false</SharedDoc>
  <HLinks>
    <vt:vector size="24" baseType="variant">
      <vt:variant>
        <vt:i4>8257656</vt:i4>
      </vt:variant>
      <vt:variant>
        <vt:i4>9</vt:i4>
      </vt:variant>
      <vt:variant>
        <vt:i4>0</vt:i4>
      </vt:variant>
      <vt:variant>
        <vt:i4>5</vt:i4>
      </vt:variant>
      <vt:variant>
        <vt:lpwstr>https://github.com/Power-Automate-in-a-day/Training-by-the-community/issues</vt:lpwstr>
      </vt:variant>
      <vt:variant>
        <vt:lpwstr/>
      </vt:variant>
      <vt:variant>
        <vt:i4>851991</vt:i4>
      </vt:variant>
      <vt:variant>
        <vt:i4>6</vt:i4>
      </vt:variant>
      <vt:variant>
        <vt:i4>0</vt:i4>
      </vt:variant>
      <vt:variant>
        <vt:i4>5</vt:i4>
      </vt:variant>
      <vt:variant>
        <vt:lpwstr>https://flow.microsoft.com/en-us/blog/use-expressions-in-actions/</vt:lpwstr>
      </vt:variant>
      <vt:variant>
        <vt:lpwstr/>
      </vt:variant>
      <vt:variant>
        <vt:i4>8257576</vt:i4>
      </vt:variant>
      <vt:variant>
        <vt:i4>3</vt:i4>
      </vt:variant>
      <vt:variant>
        <vt:i4>0</vt:i4>
      </vt:variant>
      <vt:variant>
        <vt:i4>5</vt:i4>
      </vt:variant>
      <vt:variant>
        <vt:lpwstr>https://flow.microsoft.com/</vt:lpwstr>
      </vt:variant>
      <vt:variant>
        <vt:lpwstr/>
      </vt:variant>
      <vt:variant>
        <vt:i4>7012449</vt:i4>
      </vt:variant>
      <vt:variant>
        <vt:i4>0</vt:i4>
      </vt:variant>
      <vt:variant>
        <vt:i4>0</vt:i4>
      </vt:variant>
      <vt:variant>
        <vt:i4>5</vt:i4>
      </vt:variant>
      <vt:variant>
        <vt:lpwstr>https://preview.flow.microsoft.com/en-us/galleries/public/templates/fe61a995c1b3498eba03994039bbbab1/find-the-office-with-the-largest-capacity/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 Luca</dc:creator>
  <cp:keywords/>
  <dc:description/>
  <cp:lastModifiedBy>Dattatray Patil (Contractor)</cp:lastModifiedBy>
  <cp:revision>76</cp:revision>
  <cp:lastPrinted>2020-06-14T13:23:00Z</cp:lastPrinted>
  <dcterms:created xsi:type="dcterms:W3CDTF">2020-05-24T11:11:00Z</dcterms:created>
  <dcterms:modified xsi:type="dcterms:W3CDTF">2021-02-15T09:24:00Z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