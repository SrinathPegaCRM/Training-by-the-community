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9170D" w14:textId="77777777" w:rsidR="001C3426" w:rsidRPr="00A23C91" w:rsidRDefault="001C3426" w:rsidP="00A23C91">
      <w:pPr>
        <w:pStyle w:val="Heading1"/>
        <w:rPr>
          <w:rFonts w:ascii="Segoe UI" w:eastAsia="MS Gothic" w:hAnsi="Segoe UI" w:cs="Segoe UI"/>
          <w:color w:val="0070C0"/>
          <w:sz w:val="40"/>
          <w:szCs w:val="40"/>
        </w:rPr>
      </w:pPr>
      <w:bookmarkStart w:id="0" w:name="_Toc41060370"/>
      <w:r w:rsidRPr="00A23C91">
        <w:rPr>
          <w:rFonts w:ascii="Segoe UI" w:eastAsia="MS Gothic" w:hAnsi="Segoe UI" w:cs="Segoe UI"/>
          <w:color w:val="0070C0"/>
          <w:sz w:val="40"/>
          <w:szCs w:val="40"/>
        </w:rPr>
        <w:t>Lab 9. Creating a Business Process Flow</w:t>
      </w:r>
      <w:bookmarkEnd w:id="0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2D719608" w:rsidR="001C3426" w:rsidRDefault="001C3426" w:rsidP="001C3426">
      <w:pPr>
        <w:rPr>
          <w:ins w:id="1" w:author="serge Luca" w:date="2021-03-05T08:54:00Z"/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79958A71" w14:textId="6FA9C3CE" w:rsidR="00A23C91" w:rsidRPr="00A23C91" w:rsidRDefault="00A23C91" w:rsidP="001C3426">
      <w:pPr>
        <w:rPr>
          <w:rFonts w:ascii="Times New Roman" w:eastAsia="Times New Roman" w:hAnsi="Times New Roman" w:cs="Times New Roman"/>
          <w:sz w:val="24"/>
          <w:szCs w:val="24"/>
          <w:lang w:val="en-BE" w:eastAsia="en-GB"/>
          <w:rPrChange w:id="2" w:author="serge Luca" w:date="2021-03-05T08:54:00Z">
            <w:rPr>
              <w:rFonts w:ascii="Segoe UI" w:eastAsia="Segoe UI" w:hAnsi="Segoe UI" w:cs="Times New Roman"/>
              <w:b/>
              <w:bCs/>
              <w:sz w:val="20"/>
            </w:rPr>
          </w:rPrChange>
        </w:rPr>
      </w:pPr>
      <w:ins w:id="3" w:author="serge Luca" w:date="2021-03-05T08:54:00Z">
        <w:r w:rsidRPr="002344F2">
          <w:rPr>
            <w:b/>
            <w:bCs/>
          </w:rPr>
          <w:t>Updated by</w:t>
        </w:r>
        <w:r>
          <w:t>: D</w:t>
        </w:r>
        <w:r w:rsidRPr="002344F2">
          <w:t>attatray-</w:t>
        </w:r>
        <w:r>
          <w:t>P</w:t>
        </w:r>
        <w:r w:rsidRPr="002344F2">
          <w:t>atil</w:t>
        </w:r>
      </w:ins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>:  During the lab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A23C91" w:rsidRDefault="001C3426" w:rsidP="00A23C91">
      <w:pPr>
        <w:pStyle w:val="Heading2"/>
        <w:rPr>
          <w:rFonts w:ascii="Segoe UI" w:eastAsia="Times New Roman" w:hAnsi="Segoe UI" w:cs="Segoe UI"/>
          <w:color w:val="0070C0"/>
          <w:sz w:val="28"/>
          <w:szCs w:val="28"/>
          <w:lang w:val="fr-BE"/>
        </w:rPr>
      </w:pPr>
      <w:bookmarkStart w:id="4" w:name="_Toc41060371"/>
      <w:proofErr w:type="spellStart"/>
      <w:r w:rsidRPr="00A23C91">
        <w:rPr>
          <w:rFonts w:ascii="Segoe UI" w:eastAsia="Times New Roman" w:hAnsi="Segoe UI" w:cs="Segoe UI"/>
          <w:color w:val="0070C0"/>
          <w:sz w:val="28"/>
          <w:szCs w:val="28"/>
          <w:lang w:val="fr-BE"/>
        </w:rPr>
        <w:t>Tasks</w:t>
      </w:r>
      <w:proofErr w:type="spellEnd"/>
      <w:r w:rsidRPr="00A23C91">
        <w:rPr>
          <w:rFonts w:ascii="Segoe UI" w:eastAsia="Times New Roman" w:hAnsi="Segoe UI" w:cs="Segoe UI"/>
          <w:color w:val="0070C0"/>
          <w:sz w:val="28"/>
          <w:szCs w:val="28"/>
          <w:lang w:val="fr-BE"/>
        </w:rPr>
        <w:t>:</w:t>
      </w:r>
      <w:bookmarkEnd w:id="4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7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5D8EFFD3">
            <wp:extent cx="2228850" cy="3124200"/>
            <wp:effectExtent l="19050" t="19050" r="19050" b="1905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D0ADDA9">
            <wp:extent cx="2888056" cy="1889716"/>
            <wp:effectExtent l="19050" t="19050" r="26670" b="15875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1866CC91">
            <wp:extent cx="3295650" cy="1409700"/>
            <wp:effectExtent l="19050" t="19050" r="19050" b="1905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1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2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55969C31">
            <wp:extent cx="2381250" cy="1885950"/>
            <wp:effectExtent l="19050" t="19050" r="19050" b="1905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391F4EE6">
            <wp:extent cx="1638300" cy="552450"/>
            <wp:effectExtent l="19050" t="19050" r="19050" b="1905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6C21ECB">
            <wp:extent cx="3619500" cy="3314700"/>
            <wp:effectExtent l="19050" t="19050" r="19050" b="1905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5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5"/>
      <w:r w:rsidRPr="001C3426">
        <w:rPr>
          <w:rFonts w:ascii="Segoe UI" w:eastAsia="Segoe UI" w:hAnsi="Segoe UI" w:cs="Times New Roman"/>
          <w:sz w:val="16"/>
          <w:szCs w:val="16"/>
        </w:rPr>
        <w:commentReference w:id="5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017052CE">
            <wp:extent cx="3467100" cy="2705100"/>
            <wp:effectExtent l="19050" t="19050" r="19050" b="1905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2F2C23D6">
            <wp:extent cx="3352800" cy="3333750"/>
            <wp:effectExtent l="19050" t="19050" r="19050" b="1905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2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and select the new environment:</w:t>
      </w:r>
    </w:p>
    <w:p w14:paraId="22F37613" w14:textId="0EA46146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</w:t>
      </w:r>
      <w:proofErr w:type="gramStart"/>
      <w:r w:rsidR="00405031" w:rsidRPr="00A23C91">
        <w:rPr>
          <w:rFonts w:ascii="Segoe UI" w:eastAsia="MS Mincho" w:hAnsi="Segoe UI" w:cs="Times New Roman"/>
          <w:b/>
          <w:bCs/>
          <w:sz w:val="20"/>
        </w:rPr>
        <w:t>Tables</w:t>
      </w:r>
      <w:r w:rsidR="00405031">
        <w:rPr>
          <w:rFonts w:ascii="Segoe UI" w:eastAsia="MS Mincho" w:hAnsi="Segoe UI" w:cs="Times New Roman"/>
          <w:sz w:val="20"/>
        </w:rPr>
        <w:t xml:space="preserve">  from</w:t>
      </w:r>
      <w:proofErr w:type="gramEnd"/>
      <w:r w:rsidR="00405031">
        <w:rPr>
          <w:rFonts w:ascii="Segoe UI" w:eastAsia="MS Mincho" w:hAnsi="Segoe UI" w:cs="Times New Roman"/>
          <w:sz w:val="20"/>
        </w:rPr>
        <w:t xml:space="preserve"> Left menu 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7223B215" w:rsidR="001C3426" w:rsidRPr="001C3426" w:rsidRDefault="00405031" w:rsidP="00A23C91">
      <w:pPr>
        <w:spacing w:line="256" w:lineRule="auto"/>
        <w:ind w:left="216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drawing>
          <wp:inline distT="0" distB="0" distL="0" distR="0" wp14:anchorId="264E7858" wp14:editId="7E9024DA">
            <wp:extent cx="2061201" cy="2183892"/>
            <wp:effectExtent l="19050" t="19050" r="1587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160" cy="2203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5D8008E3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</w:t>
      </w:r>
      <w:r w:rsidR="00405031">
        <w:rPr>
          <w:rFonts w:ascii="Segoe UI" w:eastAsia="MS Mincho" w:hAnsi="Segoe UI" w:cs="Times New Roman"/>
          <w:b/>
          <w:bCs/>
          <w:sz w:val="20"/>
        </w:rPr>
        <w:t>Tables</w:t>
      </w:r>
      <w:r w:rsidR="00405031"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sz w:val="20"/>
        </w:rPr>
        <w:t xml:space="preserve">and create a </w:t>
      </w:r>
      <w:r w:rsidR="00405031">
        <w:rPr>
          <w:rFonts w:ascii="Segoe UI" w:eastAsia="MS Mincho" w:hAnsi="Segoe UI" w:cs="Times New Roman"/>
          <w:b/>
          <w:bCs/>
          <w:sz w:val="20"/>
        </w:rPr>
        <w:t>N</w:t>
      </w:r>
      <w:r w:rsidR="00405031" w:rsidRPr="001C3426">
        <w:rPr>
          <w:rFonts w:ascii="Segoe UI" w:eastAsia="MS Mincho" w:hAnsi="Segoe UI" w:cs="Times New Roman"/>
          <w:b/>
          <w:bCs/>
          <w:sz w:val="20"/>
        </w:rPr>
        <w:t xml:space="preserve">ew </w:t>
      </w:r>
      <w:r w:rsidR="00405031">
        <w:rPr>
          <w:rFonts w:ascii="Segoe UI" w:eastAsia="MS Mincho" w:hAnsi="Segoe UI" w:cs="Times New Roman"/>
          <w:b/>
          <w:bCs/>
          <w:sz w:val="20"/>
        </w:rPr>
        <w:t xml:space="preserve">table </w:t>
      </w:r>
      <w:r w:rsidRPr="001C3426">
        <w:rPr>
          <w:rFonts w:ascii="Segoe UI" w:eastAsia="MS Mincho" w:hAnsi="Segoe UI" w:cs="Times New Roman"/>
          <w:sz w:val="20"/>
        </w:rPr>
        <w:t>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13E1E58D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408AFCEA" wp14:editId="2E92B9BC">
            <wp:extent cx="3066415" cy="8229600"/>
            <wp:effectExtent l="19050" t="19050" r="1968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822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proofErr w:type="gramStart"/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6"/>
      <w:r w:rsidRPr="001C3426">
        <w:rPr>
          <w:rFonts w:ascii="Segoe UI" w:eastAsia="MS Mincho" w:hAnsi="Segoe UI" w:cs="Times New Roman"/>
          <w:sz w:val="20"/>
        </w:rPr>
        <w:t>here</w:t>
      </w:r>
      <w:commentRangeEnd w:id="6"/>
      <w:r w:rsidRPr="001C3426">
        <w:rPr>
          <w:rFonts w:ascii="Segoe UI" w:eastAsia="Segoe UI" w:hAnsi="Segoe UI" w:cs="Times New Roman"/>
          <w:sz w:val="16"/>
          <w:szCs w:val="16"/>
        </w:rPr>
        <w:commentReference w:id="6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76C5CC00">
            <wp:extent cx="2634558" cy="2757669"/>
            <wp:effectExtent l="19050" t="19050" r="13970" b="2413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2E6DA664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45A8C0B0" wp14:editId="75F4F6C7">
            <wp:extent cx="2943225" cy="2171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38EB81F6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="00E93563">
        <w:rPr>
          <w:rFonts w:ascii="Segoe UI" w:eastAsia="MS Mincho" w:hAnsi="Segoe UI" w:cs="Times New Roman"/>
          <w:b/>
          <w:sz w:val="20"/>
        </w:rPr>
        <w:t>Choice</w:t>
      </w:r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2480DF7E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>
        <w:rPr>
          <w:rFonts w:ascii="Segoe UI" w:eastAsia="MS Mincho" w:hAnsi="Segoe UI" w:cs="Times New Roman"/>
          <w:noProof/>
          <w:sz w:val="20"/>
        </w:rPr>
        <w:drawing>
          <wp:inline distT="0" distB="0" distL="0" distR="0" wp14:anchorId="3F9C9418" wp14:editId="0736F157">
            <wp:extent cx="5734050" cy="31242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6FAB4A10" w:rsidR="001C3426" w:rsidRPr="001C3426" w:rsidRDefault="00E93563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5CD430D3" wp14:editId="536201F7">
            <wp:extent cx="284416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3C" w14:textId="65F48313" w:rsidR="001C3426" w:rsidRPr="001C3426" w:rsidRDefault="00E93563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r>
        <w:rPr>
          <w:rFonts w:ascii="Segoe UI" w:eastAsia="Times New Roman" w:hAnsi="Segoe UI" w:cs="Arial"/>
          <w:noProof/>
          <w:color w:val="002050"/>
          <w:sz w:val="18"/>
          <w:szCs w:val="20"/>
        </w:rPr>
        <w:lastRenderedPageBreak/>
        <w:drawing>
          <wp:inline distT="0" distB="0" distL="0" distR="0" wp14:anchorId="1DE3AC01" wp14:editId="5F6BA5EF">
            <wp:extent cx="3048000" cy="55245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07E9F126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6742A2C1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</w:t>
      </w:r>
      <w:r w:rsidR="003718E6">
        <w:rPr>
          <w:rFonts w:ascii="Segoe UI" w:eastAsia="MS Mincho" w:hAnsi="Segoe UI" w:cs="Times New Roman"/>
          <w:b/>
          <w:bCs/>
          <w:sz w:val="20"/>
        </w:rPr>
        <w:t>Yes/</w:t>
      </w:r>
      <w:proofErr w:type="gramStart"/>
      <w:r w:rsidR="003718E6">
        <w:rPr>
          <w:rFonts w:ascii="Segoe UI" w:eastAsia="MS Mincho" w:hAnsi="Segoe UI" w:cs="Times New Roman"/>
          <w:b/>
          <w:bCs/>
          <w:sz w:val="20"/>
        </w:rPr>
        <w:t>No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</w:t>
      </w:r>
      <w:r w:rsidRPr="001C3426">
        <w:rPr>
          <w:rFonts w:ascii="Segoe UI" w:eastAsia="MS Mincho" w:hAnsi="Segoe UI" w:cs="Times New Roman"/>
          <w:sz w:val="20"/>
        </w:rPr>
        <w:t xml:space="preserve"> type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and  Yes should be the default value:</w:t>
      </w:r>
    </w:p>
    <w:p w14:paraId="49C24076" w14:textId="778ACF25" w:rsidR="001C3426" w:rsidRPr="001C3426" w:rsidRDefault="003718E6" w:rsidP="001C3426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60F3E203" wp14:editId="07327432">
            <wp:extent cx="2990850" cy="5019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26" w:rsidDel="003718E6">
        <w:rPr>
          <w:rFonts w:ascii="Segoe UI" w:eastAsia="Segoe UI" w:hAnsi="Segoe UI" w:cs="Times New Roman"/>
          <w:noProof/>
          <w:sz w:val="20"/>
        </w:rPr>
        <w:t xml:space="preserve"> </w:t>
      </w:r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74BC6317" w:rsidR="001C3426" w:rsidRPr="001C3426" w:rsidRDefault="003718E6" w:rsidP="001C3426">
      <w:pPr>
        <w:jc w:val="center"/>
        <w:rPr>
          <w:rFonts w:ascii="Segoe UI" w:eastAsia="Segoe UI" w:hAnsi="Segoe UI" w:cs="Times New Roman"/>
          <w:sz w:val="20"/>
        </w:rPr>
      </w:pPr>
      <w:r w:rsidRPr="003718E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FB8C6E7" wp14:editId="10B97560">
            <wp:extent cx="3038475" cy="41529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7"/>
      <w:r w:rsidRPr="001C3426">
        <w:rPr>
          <w:rFonts w:ascii="Segoe UI" w:eastAsia="MS Mincho" w:hAnsi="Segoe UI" w:cs="Times New Roman"/>
          <w:sz w:val="20"/>
        </w:rPr>
        <w:t>settings</w:t>
      </w:r>
      <w:commentRangeEnd w:id="7"/>
      <w:r w:rsidRPr="001C3426">
        <w:rPr>
          <w:rFonts w:ascii="Segoe UI" w:eastAsia="Segoe UI" w:hAnsi="Segoe UI" w:cs="Times New Roman"/>
          <w:sz w:val="16"/>
          <w:szCs w:val="16"/>
        </w:rPr>
        <w:commentReference w:id="7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3D25CB43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6CA215AA" w:rsidR="001C3426" w:rsidRPr="001C3426" w:rsidRDefault="003718E6" w:rsidP="00A23C91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1260695" wp14:editId="476ED1B3">
            <wp:extent cx="4429125" cy="1083621"/>
            <wp:effectExtent l="19050" t="19050" r="952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3762" cy="10896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Let’s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159DD72" wp14:editId="33125871">
            <wp:extent cx="1701003" cy="5353414"/>
            <wp:effectExtent l="19050" t="19050" r="13970" b="1905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2910760B">
            <wp:extent cx="5033726" cy="1205630"/>
            <wp:effectExtent l="19050" t="19050" r="14605" b="1397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5450C3D4" w:rsidR="001C3426" w:rsidRPr="001C3426" w:rsidRDefault="003718E6" w:rsidP="00A23C91">
      <w:pPr>
        <w:ind w:left="720"/>
        <w:jc w:val="center"/>
        <w:rPr>
          <w:rFonts w:ascii="Segoe UI" w:eastAsia="Segoe UI" w:hAnsi="Segoe UI" w:cs="Times New Roman"/>
          <w:sz w:val="20"/>
        </w:rPr>
      </w:pPr>
      <w:r w:rsidRPr="003718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75FBE1" wp14:editId="19AEACF1">
            <wp:extent cx="4772025" cy="3065618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3130" cy="30791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Loan </w:t>
      </w:r>
      <w:proofErr w:type="gramStart"/>
      <w:r w:rsidRPr="001C3426">
        <w:rPr>
          <w:rFonts w:ascii="Segoe UI" w:eastAsia="MS Mincho" w:hAnsi="Segoe UI" w:cs="Times New Roman"/>
          <w:b/>
          <w:bCs/>
          <w:sz w:val="20"/>
        </w:rPr>
        <w:t>New  Stage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432C42D8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stage, click the</w:t>
      </w:r>
      <w:r w:rsidR="003718E6">
        <w:rPr>
          <w:rFonts w:ascii="Segoe UI" w:eastAsia="MS Mincho" w:hAnsi="Segoe UI" w:cs="Times New Roman"/>
          <w:sz w:val="20"/>
        </w:rPr>
        <w:t xml:space="preserve"> </w:t>
      </w:r>
      <w:r w:rsidR="003718E6" w:rsidRPr="00A23C91">
        <w:rPr>
          <w:rFonts w:ascii="Segoe UI" w:eastAsia="MS Mincho" w:hAnsi="Segoe UI" w:cs="Times New Roman"/>
          <w:b/>
          <w:sz w:val="20"/>
        </w:rPr>
        <w:t>Detail</w:t>
      </w:r>
      <w:r w:rsidR="003718E6">
        <w:rPr>
          <w:rFonts w:ascii="Segoe UI" w:eastAsia="MS Mincho" w:hAnsi="Segoe UI" w:cs="Times New Roman"/>
          <w:sz w:val="20"/>
        </w:rPr>
        <w:t xml:space="preserve"> and then select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8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8"/>
      <w:r w:rsidRPr="001C3426">
        <w:rPr>
          <w:rFonts w:ascii="Segoe UI" w:eastAsia="Segoe UI" w:hAnsi="Segoe UI" w:cs="Times New Roman"/>
          <w:sz w:val="16"/>
          <w:szCs w:val="16"/>
        </w:rPr>
        <w:commentReference w:id="8"/>
      </w:r>
      <w:r w:rsidR="003718E6">
        <w:rPr>
          <w:rFonts w:ascii="Segoe UI" w:eastAsia="MS Mincho" w:hAnsi="Segoe UI" w:cs="Times New Roman"/>
          <w:b/>
          <w:bCs/>
          <w:sz w:val="20"/>
        </w:rPr>
        <w:t xml:space="preserve"> #1</w:t>
      </w:r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="003718E6">
        <w:rPr>
          <w:rFonts w:ascii="Segoe UI" w:eastAsia="MS Mincho" w:hAnsi="Segoe UI" w:cs="Times New Roman"/>
          <w:sz w:val="20"/>
        </w:rPr>
        <w:t xml:space="preserve">In Property Tab </w:t>
      </w:r>
      <w:r w:rsidRPr="001C3426">
        <w:rPr>
          <w:rFonts w:ascii="Segoe UI" w:eastAsia="MS Mincho" w:hAnsi="Segoe UI" w:cs="Times New Roman"/>
          <w:sz w:val="20"/>
        </w:rPr>
        <w:t xml:space="preserve">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A23C91">
        <w:rPr>
          <w:rFonts w:ascii="Segoe UI" w:eastAsia="MS Mincho" w:hAnsi="Segoe UI" w:cs="Times New Roman"/>
          <w:b/>
          <w:bCs/>
          <w:sz w:val="20"/>
        </w:rPr>
        <w:t>Step</w:t>
      </w:r>
      <w:r w:rsidRPr="001C3426">
        <w:rPr>
          <w:rFonts w:ascii="Segoe UI" w:eastAsia="MS Mincho" w:hAnsi="Segoe UI" w:cs="Times New Roman"/>
          <w:sz w:val="20"/>
        </w:rPr>
        <w:t xml:space="preserve">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0ADD18E0" w:rsidR="001C3426" w:rsidRPr="001C3426" w:rsidRDefault="003718E6" w:rsidP="00A23C91">
      <w:pPr>
        <w:ind w:left="288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5F1007A4" wp14:editId="02DC4733">
            <wp:extent cx="2314575" cy="205365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1699" cy="20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3AA71EFA">
            <wp:extent cx="1993963" cy="3052998"/>
            <wp:effectExtent l="19050" t="19050" r="25400" b="14605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45EE9474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6CC1FA35" w14:textId="6AFEDEBA" w:rsidR="003718E6" w:rsidRPr="001C3426" w:rsidRDefault="003718E6" w:rsidP="00A23C91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drawing>
          <wp:inline distT="0" distB="0" distL="0" distR="0" wp14:anchorId="4EB370B8" wp14:editId="1C4EE38A">
            <wp:extent cx="4267200" cy="1885592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2025" cy="1892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386FF" w14:textId="283AB71A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38F1F078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9"/>
      <w:r w:rsidRPr="001C3426">
        <w:rPr>
          <w:rFonts w:ascii="Segoe UI" w:eastAsia="MS Mincho" w:hAnsi="Segoe UI" w:cs="Times New Roman"/>
          <w:sz w:val="20"/>
        </w:rPr>
        <w:t>and</w:t>
      </w:r>
      <w:commentRangeEnd w:id="9"/>
      <w:r w:rsidRPr="001C3426">
        <w:rPr>
          <w:rFonts w:ascii="Segoe UI" w:eastAsia="Segoe UI" w:hAnsi="Segoe UI" w:cs="Times New Roman"/>
          <w:sz w:val="16"/>
          <w:szCs w:val="16"/>
        </w:rPr>
        <w:commentReference w:id="9"/>
      </w:r>
      <w:r w:rsidRPr="001C3426">
        <w:rPr>
          <w:rFonts w:ascii="Segoe UI" w:eastAsia="MS Mincho" w:hAnsi="Segoe UI" w:cs="Times New Roman"/>
          <w:sz w:val="20"/>
        </w:rPr>
        <w:t xml:space="preserve"> 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r w:rsidR="0001005C">
        <w:rPr>
          <w:rFonts w:ascii="Segoe UI" w:eastAsia="MS Mincho" w:hAnsi="Segoe UI" w:cs="Times New Roman"/>
          <w:b/>
          <w:bCs/>
          <w:sz w:val="20"/>
        </w:rPr>
        <w:t xml:space="preserve"> </w:t>
      </w:r>
      <w:r w:rsidR="0001005C">
        <w:rPr>
          <w:rFonts w:ascii="Segoe UI" w:eastAsia="MS Mincho" w:hAnsi="Segoe UI" w:cs="Times New Roman"/>
          <w:sz w:val="20"/>
        </w:rPr>
        <w:t>in Green tick section (Drag and Drop in Yes Section)</w:t>
      </w:r>
      <w:r w:rsidRPr="001C3426">
        <w:rPr>
          <w:rFonts w:ascii="Segoe UI" w:eastAsia="MS Mincho" w:hAnsi="Segoe UI" w:cs="Times New Roman"/>
          <w:sz w:val="20"/>
        </w:rPr>
        <w:t>.</w:t>
      </w:r>
      <w:r w:rsidR="0001005C">
        <w:rPr>
          <w:rFonts w:ascii="Segoe UI" w:eastAsia="MS Mincho" w:hAnsi="Segoe UI" w:cs="Times New Roman"/>
          <w:sz w:val="20"/>
        </w:rPr>
        <w:t xml:space="preserve"> Click Apply once done.</w:t>
      </w:r>
    </w:p>
    <w:p w14:paraId="56E1A1FE" w14:textId="3653D338" w:rsidR="0001005C" w:rsidRDefault="0001005C" w:rsidP="0001005C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44E9B977" wp14:editId="08B22C22">
            <wp:extent cx="4600575" cy="1026774"/>
            <wp:effectExtent l="19050" t="19050" r="952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7266" cy="10349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DACE08" w14:textId="0CA62126" w:rsidR="0001005C" w:rsidRDefault="0001005C" w:rsidP="0001005C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drawing>
          <wp:inline distT="0" distB="0" distL="0" distR="0" wp14:anchorId="6C7D5498" wp14:editId="6BBB5483">
            <wp:extent cx="4619625" cy="1997889"/>
            <wp:effectExtent l="19050" t="19050" r="952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1" cy="2009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527682" w14:textId="77777777" w:rsidR="0001005C" w:rsidRPr="001C3426" w:rsidRDefault="0001005C" w:rsidP="00A23C91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57513588" w:rsidR="001C3426" w:rsidRPr="001C3426" w:rsidRDefault="00430393" w:rsidP="001C3426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719EDAE" wp14:editId="0A979C5C">
            <wp:extent cx="4040898" cy="483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2587" cy="48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3A341643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  <w:r w:rsidR="009D1FF9">
        <w:rPr>
          <w:rFonts w:ascii="Segoe UI" w:eastAsia="MS Mincho" w:hAnsi="Segoe UI" w:cs="Times New Roman"/>
          <w:sz w:val="20"/>
        </w:rPr>
        <w:t xml:space="preserve"> This should again in Yes section.</w:t>
      </w:r>
    </w:p>
    <w:p w14:paraId="43600F20" w14:textId="59A6111D" w:rsidR="003C14A1" w:rsidRPr="001C3426" w:rsidRDefault="003C14A1" w:rsidP="00A23C91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52EB5987" wp14:editId="10BBD1DA">
            <wp:extent cx="4114800" cy="248616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6082" cy="24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A23C91">
      <w:pPr>
        <w:ind w:left="720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780BF4A6">
            <wp:extent cx="4979940" cy="838200"/>
            <wp:effectExtent l="0" t="0" r="0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03" cy="9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Make sure the Business process Flow is activated; go to the Flows menu, and your </w:t>
      </w:r>
      <w:proofErr w:type="spellStart"/>
      <w:r w:rsidRPr="001C3426">
        <w:rPr>
          <w:rFonts w:ascii="Segoe UI" w:eastAsia="MS Mincho" w:hAnsi="Segoe UI" w:cs="Times New Roman"/>
          <w:sz w:val="20"/>
        </w:rPr>
        <w:t>LoanBPF</w:t>
      </w:r>
      <w:proofErr w:type="spellEnd"/>
      <w:r w:rsidRPr="001C3426">
        <w:rPr>
          <w:rFonts w:ascii="Segoe UI" w:eastAsia="MS Mincho" w:hAnsi="Segoe UI" w:cs="Times New Roman"/>
          <w:sz w:val="20"/>
        </w:rPr>
        <w:t xml:space="preserve">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531DF6E8">
            <wp:extent cx="4959298" cy="2000250"/>
            <wp:effectExtent l="19050" t="19050" r="13335" b="1905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96" cy="2005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lastRenderedPageBreak/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07E9E989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DE66AC3" w14:textId="4D6EC1CA" w:rsidR="001C3426" w:rsidRPr="001C3426" w:rsidRDefault="003C14A1" w:rsidP="00A23C91">
      <w:pPr>
        <w:ind w:left="36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7ED168B" wp14:editId="4454D4EF">
            <wp:extent cx="5410200" cy="184103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91" cy="184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F2526F" wp14:editId="7C1EE298">
            <wp:extent cx="4991100" cy="2212721"/>
            <wp:effectExtent l="19050" t="19050" r="19050" b="16510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91" cy="222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0635771" w:rsid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2E1E854F" w14:textId="269BFD92" w:rsidR="009D1FF9" w:rsidRPr="001C3426" w:rsidRDefault="009D1FF9" w:rsidP="00A23C91">
      <w:pPr>
        <w:spacing w:line="256" w:lineRule="auto"/>
        <w:ind w:left="2160"/>
        <w:contextualSpacing/>
        <w:rPr>
          <w:rFonts w:ascii="Segoe UI" w:eastAsia="MS Mincho" w:hAnsi="Segoe UI" w:cs="Times New Roman"/>
          <w:sz w:val="20"/>
        </w:rPr>
      </w:pPr>
      <w:r>
        <w:rPr>
          <w:noProof/>
        </w:rPr>
        <w:drawing>
          <wp:inline distT="0" distB="0" distL="0" distR="0" wp14:anchorId="495B9CD6" wp14:editId="01ED571B">
            <wp:extent cx="3781425" cy="240982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9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647B7C7B">
            <wp:extent cx="3324833" cy="4972604"/>
            <wp:effectExtent l="19050" t="19050" r="28575" b="1905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17817BC7">
            <wp:extent cx="4772025" cy="1963599"/>
            <wp:effectExtent l="19050" t="19050" r="9525" b="17780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752" cy="1964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0F6D04">
            <wp:extent cx="3992578" cy="2722972"/>
            <wp:effectExtent l="19050" t="19050" r="27305" b="2032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the stage</w:t>
      </w:r>
      <w:r w:rsidRPr="00A23C91">
        <w:rPr>
          <w:rFonts w:ascii="Segoe UI" w:eastAsia="MS Mincho" w:hAnsi="Segoe UI" w:cs="Times New Roman"/>
          <w:b/>
          <w:bCs/>
          <w:sz w:val="20"/>
        </w:rPr>
        <w:t xml:space="preserve"> Loan Basic Info; </w:t>
      </w:r>
      <w:r w:rsidRPr="001C3426">
        <w:rPr>
          <w:rFonts w:ascii="Segoe UI" w:eastAsia="MS Mincho" w:hAnsi="Segoe UI" w:cs="Times New Roman"/>
          <w:sz w:val="20"/>
        </w:rPr>
        <w:t xml:space="preserve">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67F29A16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419A9BFA" w:rsidR="001C3426" w:rsidRPr="001C3426" w:rsidRDefault="009D1FF9" w:rsidP="001C3426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3B72102" wp14:editId="43F08A50">
            <wp:extent cx="4705350" cy="2368360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6422" cy="2373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BCA23" w14:textId="1D4FEA15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A23C91">
        <w:rPr>
          <w:rFonts w:ascii="Segoe UI" w:eastAsia="MS Mincho" w:hAnsi="Segoe UI" w:cs="Times New Roman"/>
          <w:b/>
          <w:bCs/>
          <w:sz w:val="20"/>
        </w:rPr>
        <w:t xml:space="preserve">New </w:t>
      </w:r>
      <w:r w:rsidR="009D1FF9" w:rsidRPr="00A23C91">
        <w:rPr>
          <w:rFonts w:ascii="Segoe UI" w:eastAsia="MS Mincho" w:hAnsi="Segoe UI" w:cs="Times New Roman"/>
          <w:b/>
          <w:bCs/>
          <w:sz w:val="20"/>
        </w:rPr>
        <w:t>Record</w:t>
      </w:r>
      <w:r w:rsidR="009D1FF9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sz w:val="20"/>
        </w:rPr>
        <w:t xml:space="preserve">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7CB5AD5B">
            <wp:extent cx="3017073" cy="3781965"/>
            <wp:effectExtent l="19050" t="19050" r="12065" b="2857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1881CE6">
            <wp:extent cx="3232088" cy="2322251"/>
            <wp:effectExtent l="19050" t="19050" r="26035" b="2095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771E4EE0">
            <wp:extent cx="2749227" cy="2009624"/>
            <wp:effectExtent l="19050" t="19050" r="13335" b="1016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4B152527">
            <wp:extent cx="4057650" cy="1984492"/>
            <wp:effectExtent l="19050" t="19050" r="19050" b="15875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440" cy="1991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5DD8075B">
            <wp:extent cx="5469852" cy="1133475"/>
            <wp:effectExtent l="19050" t="19050" r="17145" b="9525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10" cy="1135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4DD1841E" w14:textId="77777777" w:rsidR="00CD06E5" w:rsidRDefault="00CD06E5" w:rsidP="00CD06E5">
      <w:pPr>
        <w:rPr>
          <w:b/>
          <w:bCs/>
        </w:rPr>
      </w:pPr>
      <w:r>
        <w:rPr>
          <w:b/>
          <w:bCs/>
        </w:rPr>
        <w:lastRenderedPageBreak/>
        <w:t>We need your feedback</w:t>
      </w:r>
    </w:p>
    <w:p w14:paraId="79C64F48" w14:textId="77777777" w:rsidR="00CD06E5" w:rsidRDefault="00CD06E5" w:rsidP="00CD06E5">
      <w:r>
        <w:t xml:space="preserve">Do you want to report an issue or to suggest something? We need your feedback: </w:t>
      </w:r>
      <w:hyperlink r:id="rId66" w:history="1">
        <w:r>
          <w:rPr>
            <w:rStyle w:val="Hyperlink"/>
          </w:rPr>
          <w:t>https://github.com/Power-Automate-in-a-day/Training-by-the-community/issues</w:t>
        </w:r>
      </w:hyperlink>
      <w:r>
        <w:t xml:space="preserve"> </w:t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>is mon interface est french a ce stade</w:t>
      </w:r>
    </w:p>
  </w:comment>
  <w:comment w:id="6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>Pourquoi antother ? et qui du</w:t>
      </w:r>
      <w:r>
        <w:rPr>
          <w:lang w:val="fr-BE"/>
        </w:rPr>
        <w:t xml:space="preserve"> champ name qui apparait par defaut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7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“systeme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>[Mention was removed]</w:t>
      </w:r>
    </w:p>
  </w:comment>
  <w:comment w:id="8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9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>De quell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2B479" w14:textId="77777777" w:rsidR="00097DB0" w:rsidRDefault="00097DB0" w:rsidP="00405031">
      <w:pPr>
        <w:spacing w:after="0" w:line="240" w:lineRule="auto"/>
      </w:pPr>
      <w:r>
        <w:separator/>
      </w:r>
    </w:p>
  </w:endnote>
  <w:endnote w:type="continuationSeparator" w:id="0">
    <w:p w14:paraId="30EFBB1B" w14:textId="77777777" w:rsidR="00097DB0" w:rsidRDefault="00097DB0" w:rsidP="0040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A9A58" w14:textId="77777777" w:rsidR="00097DB0" w:rsidRDefault="00097DB0" w:rsidP="00405031">
      <w:pPr>
        <w:spacing w:after="0" w:line="240" w:lineRule="auto"/>
      </w:pPr>
      <w:r>
        <w:separator/>
      </w:r>
    </w:p>
  </w:footnote>
  <w:footnote w:type="continuationSeparator" w:id="0">
    <w:p w14:paraId="5F2620C5" w14:textId="77777777" w:rsidR="00097DB0" w:rsidRDefault="00097DB0" w:rsidP="00405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erge Luca">
    <w15:presenceInfo w15:providerId="AD" w15:userId="S::sergeluca@shareql.com::4eca313d-cc77-48bd-9230-05bd61c5e4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01005C"/>
    <w:rsid w:val="00097DB0"/>
    <w:rsid w:val="001C3426"/>
    <w:rsid w:val="002C0EBD"/>
    <w:rsid w:val="003718E6"/>
    <w:rsid w:val="003C14A1"/>
    <w:rsid w:val="00405031"/>
    <w:rsid w:val="00430393"/>
    <w:rsid w:val="0046440F"/>
    <w:rsid w:val="009D1FF9"/>
    <w:rsid w:val="00A23C91"/>
    <w:rsid w:val="00C40FD3"/>
    <w:rsid w:val="00CD06E5"/>
    <w:rsid w:val="00D90505"/>
    <w:rsid w:val="00E9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D06E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powerapps.microsoft.com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microsoft.com/office/2011/relationships/people" Target="people.xml"/><Relationship Id="rId7" Type="http://schemas.openxmlformats.org/officeDocument/2006/relationships/hyperlink" Target="https://powerapps.microsoft.com/" TargetMode="Externa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hyperlink" Target="https://docs.microsoft.com/en-us/powerapps/maker/signup-for-powerapp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github.com/Power-Automate-in-a-day/Training-by-the-community/issue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s://powerapps.microsoft.com/en-us/pricing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16/09/relationships/commentsIds" Target="commentsIds.xm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28</Pages>
  <Words>950</Words>
  <Characters>5417</Characters>
  <Application>Microsoft Office Word</Application>
  <DocSecurity>0</DocSecurity>
  <Lines>45</Lines>
  <Paragraphs>12</Paragraphs>
  <ScaleCrop>false</ScaleCrop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12</cp:revision>
  <dcterms:created xsi:type="dcterms:W3CDTF">2020-05-24T11:26:00Z</dcterms:created>
  <dcterms:modified xsi:type="dcterms:W3CDTF">2021-03-05T07:55:00Z</dcterms:modified>
</cp:coreProperties>
</file>